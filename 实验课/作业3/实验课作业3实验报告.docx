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F5247B">
      <w:pPr>
        <w:jc w:val="center"/>
        <w:rPr>
          <w:rFonts w:eastAsia="楷体_GB2312"/>
          <w:b/>
          <w:sz w:val="44"/>
          <w:szCs w:val="44"/>
        </w:rPr>
      </w:pPr>
      <w:r>
        <w:rPr>
          <w:rFonts w:eastAsia="楷体_GB2312"/>
          <w:b/>
          <w:sz w:val="44"/>
          <w:szCs w:val="44"/>
        </w:rPr>
        <w:t>暨南大学本科实验报告专用纸</w:t>
      </w:r>
    </w:p>
    <w:p w14:paraId="6ABBA9DC">
      <w:pPr>
        <w:spacing w:line="420" w:lineRule="exact"/>
        <w:rPr>
          <w:rFonts w:eastAsia="楷体_GB2312"/>
          <w:sz w:val="28"/>
          <w:szCs w:val="28"/>
        </w:rPr>
      </w:pPr>
      <w:r>
        <w:rPr>
          <w:rFonts w:eastAsia="楷体_GB2312"/>
          <w:sz w:val="28"/>
          <w:szCs w:val="28"/>
        </w:rPr>
        <w:t>课程名称</w:t>
      </w:r>
      <w:r>
        <w:rPr>
          <w:rFonts w:eastAsia="楷体_GB2312"/>
          <w:sz w:val="28"/>
          <w:szCs w:val="28"/>
          <w:u w:val="single"/>
        </w:rPr>
        <w:t xml:space="preserve">  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计算机视觉实验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</w:rPr>
        <w:t xml:space="preserve">  </w:t>
      </w:r>
      <w:r>
        <w:rPr>
          <w:rFonts w:eastAsia="楷体_GB2312"/>
          <w:sz w:val="28"/>
          <w:szCs w:val="28"/>
        </w:rPr>
        <w:t>指导教师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赵乘骥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成绩</w:t>
      </w:r>
      <w:r>
        <w:rPr>
          <w:rFonts w:eastAsia="楷体_GB2312"/>
          <w:sz w:val="28"/>
          <w:szCs w:val="28"/>
          <w:u w:val="single"/>
        </w:rPr>
        <w:t xml:space="preserve">    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  <w:u w:val="single"/>
        </w:rPr>
        <w:t xml:space="preserve">   </w:t>
      </w:r>
    </w:p>
    <w:p w14:paraId="57FA79D4">
      <w:pPr>
        <w:spacing w:line="420" w:lineRule="exact"/>
        <w:rPr>
          <w:rFonts w:eastAsia="楷体_GB2312"/>
          <w:sz w:val="28"/>
          <w:szCs w:val="28"/>
        </w:rPr>
      </w:pPr>
      <w:r>
        <w:rPr>
          <w:rFonts w:eastAsia="楷体_GB2312"/>
          <w:sz w:val="28"/>
          <w:szCs w:val="28"/>
        </w:rPr>
        <w:t>实验项目名称</w:t>
      </w:r>
      <w:r>
        <w:rPr>
          <w:rFonts w:hint="eastAsia" w:eastAsia="楷体_GB2312"/>
          <w:sz w:val="28"/>
          <w:szCs w:val="28"/>
          <w:u w:val="single"/>
        </w:rPr>
        <w:t xml:space="preserve">  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 xml:space="preserve">作业3 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实验项目类型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</w:rPr>
        <w:t>验证</w:t>
      </w:r>
      <w:r>
        <w:rPr>
          <w:rFonts w:eastAsia="楷体_GB2312"/>
          <w:sz w:val="28"/>
          <w:szCs w:val="28"/>
          <w:u w:val="single"/>
        </w:rPr>
        <w:t xml:space="preserve"> </w:t>
      </w:r>
    </w:p>
    <w:p w14:paraId="2AC5DD74">
      <w:pPr>
        <w:numPr>
          <w:ins w:id="0" w:author="MC SYSTEM" w:date="2006-06-11T14:06:00Z"/>
        </w:numPr>
        <w:spacing w:line="420" w:lineRule="exact"/>
        <w:rPr>
          <w:rFonts w:eastAsia="楷体_GB2312"/>
          <w:sz w:val="28"/>
          <w:szCs w:val="28"/>
          <w:u w:val="single"/>
        </w:rPr>
      </w:pPr>
      <w:r>
        <w:rPr>
          <w:rFonts w:eastAsia="楷体_GB2312"/>
          <w:sz w:val="28"/>
          <w:szCs w:val="28"/>
        </w:rPr>
        <w:t>实验地点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教108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eastAsia="楷体_GB2312"/>
          <w:sz w:val="28"/>
          <w:szCs w:val="28"/>
        </w:rPr>
        <w:t>学院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国际能源学院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eastAsia="楷体_GB2312"/>
          <w:sz w:val="28"/>
          <w:szCs w:val="28"/>
        </w:rPr>
        <w:t>专业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 xml:space="preserve">    自动化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  <w:u w:val="single"/>
        </w:rPr>
        <w:t xml:space="preserve">          </w:t>
      </w:r>
      <w:r>
        <w:rPr>
          <w:rFonts w:eastAsia="楷体_GB2312"/>
          <w:sz w:val="28"/>
          <w:szCs w:val="28"/>
        </w:rPr>
        <w:t xml:space="preserve">  </w:t>
      </w:r>
    </w:p>
    <w:p w14:paraId="11A0E0B1">
      <w:pPr>
        <w:spacing w:line="420" w:lineRule="exact"/>
        <w:ind w:left="280" w:hanging="280" w:hangingChars="100"/>
        <w:rPr>
          <w:rFonts w:hint="eastAsia" w:eastAsia="楷体_GB2312"/>
          <w:sz w:val="28"/>
          <w:szCs w:val="28"/>
          <w:u w:val="single"/>
        </w:rPr>
      </w:pPr>
      <w:r>
        <w:rPr>
          <w:rFonts w:eastAsia="楷体_GB2312"/>
          <w:sz w:val="28"/>
          <w:szCs w:val="28"/>
        </w:rPr>
        <w:t>学生姓名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 xml:space="preserve"> 陈亿锋 </w:t>
      </w:r>
      <w:r>
        <w:rPr>
          <w:rFonts w:eastAsia="楷体_GB2312"/>
          <w:sz w:val="28"/>
          <w:szCs w:val="28"/>
        </w:rPr>
        <w:t>学号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2023101159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实验时间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2026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年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4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月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3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日</w:t>
      </w:r>
      <w:r>
        <w:rPr>
          <w:rFonts w:hint="eastAsia" w:eastAsia="楷体_GB2312"/>
          <w:sz w:val="28"/>
          <w:szCs w:val="28"/>
        </w:rPr>
        <w:t xml:space="preserve"> </w:t>
      </w:r>
    </w:p>
    <w:p w14:paraId="4A060333">
      <w:pPr>
        <w:spacing w:before="380" w:after="140" w:line="288" w:lineRule="auto"/>
        <w:ind w:left="0"/>
        <w:jc w:val="left"/>
        <w:outlineLvl w:val="0"/>
        <w:rPr>
          <w:color w:val="auto"/>
        </w:rPr>
      </w:pPr>
      <w:r>
        <w:rPr>
          <w:rFonts w:hint="eastAsia"/>
          <w:b/>
          <w:bCs/>
          <w:sz w:val="28"/>
          <w:szCs w:val="28"/>
        </w:rPr>
        <w:t xml:space="preserve"> </w:t>
      </w:r>
      <w:bookmarkStart w:id="0" w:name="heading_0"/>
      <w:r>
        <w:rPr>
          <w:rFonts w:ascii="Arial" w:hAnsi="Arial" w:eastAsia="等线" w:cs="Arial"/>
          <w:b/>
          <w:color w:val="auto"/>
          <w:sz w:val="36"/>
        </w:rPr>
        <w:t>一、实验目的</w:t>
      </w:r>
      <w:bookmarkEnd w:id="0"/>
    </w:p>
    <w:p w14:paraId="6D16C60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rPr>
          <w:color w:val="auto"/>
        </w:rPr>
      </w:pPr>
      <w:r>
        <w:rPr>
          <w:rFonts w:ascii="Arial" w:hAnsi="Arial" w:eastAsia="等线" w:cs="Arial"/>
          <w:color w:val="auto"/>
          <w:sz w:val="22"/>
        </w:rPr>
        <w:t>掌握图像下采样的两种实现方式（直接下采样、高斯预滤波后下采样），理解混叠失真的产生原因及抑制方法。</w:t>
      </w:r>
    </w:p>
    <w:p w14:paraId="302896FC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rPr>
          <w:color w:val="auto"/>
        </w:rPr>
      </w:pPr>
      <w:r>
        <w:rPr>
          <w:rFonts w:ascii="Arial" w:hAnsi="Arial" w:eastAsia="等线" w:cs="Arial"/>
          <w:color w:val="auto"/>
          <w:sz w:val="22"/>
        </w:rPr>
        <w:t>理解并实现三种插值恢复算法（最近邻插值、双线性插值、双三次插值），对比不同算法的恢复效果。</w:t>
      </w:r>
    </w:p>
    <w:p w14:paraId="201F7ACE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rPr>
          <w:color w:val="auto"/>
        </w:rPr>
      </w:pPr>
      <w:r>
        <w:rPr>
          <w:rFonts w:ascii="Arial" w:hAnsi="Arial" w:eastAsia="等线" w:cs="Arial"/>
          <w:color w:val="auto"/>
          <w:sz w:val="22"/>
        </w:rPr>
        <w:t>学会使用MSE（均方误差）、PSNR（峰值信噪比）对图像恢复质量进行空间域定量评价。</w:t>
      </w:r>
    </w:p>
    <w:p w14:paraId="051D0120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rPr>
          <w:color w:val="auto"/>
        </w:rPr>
      </w:pPr>
      <w:r>
        <w:rPr>
          <w:rFonts w:ascii="Arial" w:hAnsi="Arial" w:eastAsia="等线" w:cs="Arial"/>
          <w:color w:val="auto"/>
          <w:sz w:val="22"/>
        </w:rPr>
        <w:t>掌握二维傅里叶变换（FFT）与离散余弦变换（DCT）的实现与频谱分析方法，从频域角度分析下采样与插值对图像高频信息的影响。</w:t>
      </w:r>
    </w:p>
    <w:p w14:paraId="62F37AA5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rPr>
          <w:color w:val="auto"/>
        </w:rPr>
      </w:pPr>
      <w:r>
        <w:rPr>
          <w:rFonts w:ascii="Arial" w:hAnsi="Arial" w:eastAsia="等线" w:cs="Arial"/>
          <w:color w:val="auto"/>
          <w:sz w:val="22"/>
        </w:rPr>
        <w:t>通过可视化结果（空间域对比图、FFT频谱图、DCT系数图），直观分析实验现象，验证实验原理。</w:t>
      </w:r>
    </w:p>
    <w:p w14:paraId="19E6527B">
      <w:pPr>
        <w:spacing w:before="380" w:after="140" w:line="288" w:lineRule="auto"/>
        <w:ind w:left="0"/>
        <w:jc w:val="left"/>
        <w:outlineLvl w:val="0"/>
        <w:rPr>
          <w:color w:val="auto"/>
        </w:rPr>
      </w:pPr>
      <w:bookmarkStart w:id="1" w:name="heading_1"/>
      <w:r>
        <w:rPr>
          <w:rFonts w:ascii="Arial" w:hAnsi="Arial" w:eastAsia="等线" w:cs="Arial"/>
          <w:b/>
          <w:color w:val="auto"/>
          <w:sz w:val="36"/>
        </w:rPr>
        <w:t>二、实验原理</w:t>
      </w:r>
      <w:bookmarkEnd w:id="1"/>
    </w:p>
    <w:p w14:paraId="7691EB8F">
      <w:pPr>
        <w:spacing w:before="320" w:after="120" w:line="288" w:lineRule="auto"/>
        <w:ind w:left="0"/>
        <w:jc w:val="left"/>
        <w:outlineLvl w:val="1"/>
        <w:rPr>
          <w:color w:val="auto"/>
        </w:rPr>
      </w:pPr>
      <w:bookmarkStart w:id="2" w:name="heading_2"/>
      <w:r>
        <w:rPr>
          <w:rFonts w:ascii="Arial" w:hAnsi="Arial" w:eastAsia="等线" w:cs="Arial"/>
          <w:b/>
          <w:color w:val="auto"/>
          <w:sz w:val="32"/>
        </w:rPr>
        <w:t>2.1 图像下采样</w:t>
      </w:r>
      <w:bookmarkEnd w:id="2"/>
    </w:p>
    <w:p w14:paraId="05219A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500" w:firstLineChars="0"/>
        <w:jc w:val="left"/>
        <w:textAlignment w:val="auto"/>
        <w:rPr>
          <w:color w:val="auto"/>
        </w:rPr>
      </w:pPr>
      <w:r>
        <w:rPr>
          <w:rFonts w:ascii="Arial" w:hAnsi="Arial" w:eastAsia="等线" w:cs="Arial"/>
          <w:color w:val="auto"/>
          <w:sz w:val="22"/>
        </w:rPr>
        <w:t>图像下采样是将图像尺寸按指定比例缩小的过程，核心是按比例抽取像素点，分为两种实现方式：</w:t>
      </w:r>
    </w:p>
    <w:p w14:paraId="2BDF8C52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rPr>
          <w:color w:val="auto"/>
        </w:rPr>
      </w:pPr>
      <w:r>
        <w:rPr>
          <w:rFonts w:ascii="Arial" w:hAnsi="Arial" w:eastAsia="等线" w:cs="Arial"/>
          <w:b/>
          <w:color w:val="auto"/>
          <w:sz w:val="22"/>
        </w:rPr>
        <w:t>直接下采样</w:t>
      </w:r>
      <w:r>
        <w:rPr>
          <w:rFonts w:ascii="Arial" w:hAnsi="Arial" w:eastAsia="等线" w:cs="Arial"/>
          <w:color w:val="auto"/>
          <w:sz w:val="22"/>
        </w:rPr>
        <w:t>：不进行任何预处理，直接按缩放比例抽取像素点。该方法计算速度快，但会保留图像中的高频分量，易产生混叠失真（表现为图像边缘出现锯齿、摩尔纹）。</w:t>
      </w:r>
    </w:p>
    <w:p w14:paraId="3750396B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rPr>
          <w:color w:val="auto"/>
        </w:rPr>
      </w:pPr>
      <w:r>
        <w:rPr>
          <w:rFonts w:ascii="Arial" w:hAnsi="Arial" w:eastAsia="等线" w:cs="Arial"/>
          <w:b/>
          <w:color w:val="auto"/>
          <w:sz w:val="22"/>
        </w:rPr>
        <w:t>高斯滤波+下采样</w:t>
      </w:r>
      <w:r>
        <w:rPr>
          <w:rFonts w:ascii="Arial" w:hAnsi="Arial" w:eastAsia="等线" w:cs="Arial"/>
          <w:color w:val="auto"/>
          <w:sz w:val="22"/>
        </w:rPr>
        <w:t>：先通过高斯滤波对原始图像进行低通滤波，去除图像中的高频噪声和细节，再进行下采样。该方法可有效抑制混叠失真，使缩小后的图像更平滑，但会丢失部分有用的高频细节。</w:t>
      </w:r>
    </w:p>
    <w:p w14:paraId="6BAC17AC">
      <w:pPr>
        <w:spacing w:before="320" w:after="120" w:line="288" w:lineRule="auto"/>
        <w:ind w:left="0"/>
        <w:jc w:val="left"/>
        <w:outlineLvl w:val="1"/>
        <w:rPr>
          <w:color w:val="auto"/>
        </w:rPr>
      </w:pPr>
      <w:bookmarkStart w:id="3" w:name="heading_3"/>
      <w:r>
        <w:rPr>
          <w:rFonts w:ascii="Arial" w:hAnsi="Arial" w:eastAsia="等线" w:cs="Arial"/>
          <w:b/>
          <w:color w:val="auto"/>
          <w:sz w:val="32"/>
        </w:rPr>
        <w:t>2.2 插值恢复算法</w:t>
      </w:r>
      <w:bookmarkEnd w:id="3"/>
    </w:p>
    <w:p w14:paraId="28E64F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500" w:firstLineChars="0"/>
        <w:jc w:val="left"/>
        <w:textAlignment w:val="auto"/>
        <w:rPr>
          <w:color w:val="auto"/>
        </w:rPr>
      </w:pPr>
      <w:r>
        <w:rPr>
          <w:rFonts w:ascii="Arial" w:hAnsi="Arial" w:eastAsia="等线" w:cs="Arial"/>
          <w:color w:val="auto"/>
          <w:sz w:val="22"/>
        </w:rPr>
        <w:t>插值恢复是将缩小后的图像还原至原始尺寸的过程，通过相邻像素点的信息估算缺失像素的值，三种核心算法对比如下：</w:t>
      </w:r>
    </w:p>
    <w:p w14:paraId="2001D17F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rPr>
          <w:color w:val="auto"/>
        </w:rPr>
      </w:pPr>
      <w:r>
        <w:rPr>
          <w:rFonts w:ascii="Arial" w:hAnsi="Arial" w:eastAsia="等线" w:cs="Arial"/>
          <w:b/>
          <w:color w:val="auto"/>
          <w:sz w:val="22"/>
        </w:rPr>
        <w:t>最近邻插值</w:t>
      </w:r>
      <w:r>
        <w:rPr>
          <w:rFonts w:ascii="Arial" w:hAnsi="Arial" w:eastAsia="等线" w:cs="Arial"/>
          <w:color w:val="auto"/>
          <w:sz w:val="22"/>
        </w:rPr>
        <w:t>：取距离目标像素最近的原始像素值作为目标像素值。计算量最小、速度最快，但恢复图像边缘会出现明显锯齿，失真较严重。</w:t>
      </w:r>
    </w:p>
    <w:p w14:paraId="5C75DBEF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rPr>
          <w:color w:val="auto"/>
        </w:rPr>
      </w:pPr>
      <w:r>
        <w:rPr>
          <w:rFonts w:ascii="Arial" w:hAnsi="Arial" w:eastAsia="等线" w:cs="Arial"/>
          <w:b/>
          <w:color w:val="auto"/>
          <w:sz w:val="22"/>
        </w:rPr>
        <w:t>双线性插值</w:t>
      </w:r>
      <w:r>
        <w:rPr>
          <w:rFonts w:ascii="Arial" w:hAnsi="Arial" w:eastAsia="等线" w:cs="Arial"/>
          <w:color w:val="auto"/>
          <w:sz w:val="22"/>
        </w:rPr>
        <w:t>：以目标像素周围2×2的邻域像素为基础，通过线性加权计算目标像素值。恢复图像平滑自然，无明显锯齿，失真程度中等，是兼顾速度与效果的常用方法。</w:t>
      </w:r>
    </w:p>
    <w:p w14:paraId="6B9B4E3C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rPr>
          <w:color w:val="auto"/>
        </w:rPr>
      </w:pPr>
      <w:r>
        <w:rPr>
          <w:rFonts w:ascii="Arial" w:hAnsi="Arial" w:eastAsia="等线" w:cs="Arial"/>
          <w:b/>
          <w:color w:val="auto"/>
          <w:sz w:val="22"/>
        </w:rPr>
        <w:t>双三次插值</w:t>
      </w:r>
      <w:r>
        <w:rPr>
          <w:rFonts w:ascii="Arial" w:hAnsi="Arial" w:eastAsia="等线" w:cs="Arial"/>
          <w:color w:val="auto"/>
          <w:sz w:val="22"/>
        </w:rPr>
        <w:t>：以目标像素周围4×4的邻域像素为基础，通过三次多项式拟合计算目标像素值。细节保留最好，恢复图像边缘更锐利，失真最小，但计算量最大。</w:t>
      </w:r>
    </w:p>
    <w:p w14:paraId="19C54BC9">
      <w:pPr>
        <w:spacing w:before="320" w:after="120" w:line="288" w:lineRule="auto"/>
        <w:ind w:left="0"/>
        <w:jc w:val="left"/>
        <w:outlineLvl w:val="1"/>
        <w:rPr>
          <w:color w:val="auto"/>
        </w:rPr>
      </w:pPr>
      <w:bookmarkStart w:id="4" w:name="heading_4"/>
      <w:r>
        <w:rPr>
          <w:rFonts w:ascii="Arial" w:hAnsi="Arial" w:eastAsia="等线" w:cs="Arial"/>
          <w:b/>
          <w:color w:val="auto"/>
          <w:sz w:val="32"/>
        </w:rPr>
        <w:t>2.3 空间域质量评价指标</w:t>
      </w:r>
      <w:bookmarkEnd w:id="4"/>
    </w:p>
    <w:p w14:paraId="111E90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rPr>
          <w:color w:val="auto"/>
        </w:rPr>
      </w:pPr>
      <w:r>
        <w:rPr>
          <w:rFonts w:ascii="Arial" w:hAnsi="Arial" w:eastAsia="等线" w:cs="Arial"/>
          <w:color w:val="auto"/>
          <w:sz w:val="22"/>
        </w:rPr>
        <w:t>通过MSE和PSNR两个指标，定量评价恢复图像与原始图像的差异，指标值直接反映恢复质量：</w:t>
      </w:r>
    </w:p>
    <w:p w14:paraId="349AFAAB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rPr>
          <w:color w:val="auto"/>
        </w:rPr>
      </w:pPr>
      <w:r>
        <w:rPr>
          <w:rFonts w:ascii="Arial" w:hAnsi="Arial" w:eastAsia="等线" w:cs="Arial"/>
          <w:b/>
          <w:color w:val="auto"/>
          <w:sz w:val="22"/>
        </w:rPr>
        <w:t>MSE（均方误差）</w:t>
      </w:r>
      <w:r>
        <w:rPr>
          <w:rFonts w:ascii="Arial" w:hAnsi="Arial" w:eastAsia="等线" w:cs="Arial"/>
          <w:color w:val="auto"/>
          <w:sz w:val="22"/>
        </w:rPr>
        <w:t>：计算恢复图像与原始图像对应像素点灰度值差值的平方和的平均值，公式为：</w:t>
      </w:r>
      <w:r>
        <w:rPr>
          <w:rFonts w:ascii="Arial" w:hAnsi="Arial" w:eastAsia="等线" w:cs="Arial"/>
          <w:color w:val="auto"/>
          <w:sz w:val="22"/>
        </w:rPr>
        <w:br w:type="textWrapping"/>
      </w:r>
      <m:oMathPara>
        <m:oMath>
          <m:r>
            <m:rPr/>
            <w:rPr>
              <w:rFonts w:ascii="Cambria Math" w:hAnsi="Cambria Math"/>
              <w:color w:val="auto"/>
            </w:rPr>
            <m:t>MSE=</m:t>
          </m:r>
          <m:f>
            <m:fPr>
              <m:ctrlPr>
                <w:rPr>
                  <w:color w:val="auto"/>
                </w:rPr>
              </m:ctrlPr>
            </m:fPr>
            <m:num>
              <m:r>
                <m:rPr/>
                <w:rPr>
                  <w:rFonts w:ascii="Cambria Math" w:hAnsi="Cambria Math"/>
                  <w:color w:val="auto"/>
                </w:rPr>
                <m:t>1</m:t>
              </m:r>
              <m:ctrlPr>
                <w:rPr>
                  <w:color w:val="auto"/>
                </w:rPr>
              </m:ctrlPr>
            </m:num>
            <m:den>
              <m:r>
                <m:rPr/>
                <w:rPr>
                  <w:rFonts w:ascii="Cambria Math" w:hAnsi="Cambria Math"/>
                  <w:color w:val="auto"/>
                </w:rPr>
                <m:t>H×W</m:t>
              </m:r>
              <m:ctrlPr>
                <w:rPr>
                  <w:color w:val="auto"/>
                </w:rPr>
              </m:ctrlPr>
            </m:den>
          </m:f>
          <m:nary>
            <m:naryPr>
              <m:chr m:val="∑"/>
              <m:grow m:val="1"/>
              <m:limLoc m:val="subSup"/>
              <m:ctrlPr>
                <w:rPr>
                  <w:color w:val="auto"/>
                </w:rPr>
              </m:ctrlPr>
            </m:naryPr>
            <m:sub>
              <m:r>
                <m:rPr/>
                <w:rPr>
                  <w:rFonts w:ascii="Cambria Math" w:hAnsi="Cambria Math"/>
                  <w:color w:val="auto"/>
                </w:rPr>
                <m:t>i=0</m:t>
              </m:r>
              <m:ctrlPr>
                <w:rPr>
                  <w:color w:val="auto"/>
                </w:rPr>
              </m:ctrlPr>
            </m:sub>
            <m:sup>
              <m:r>
                <m:rPr/>
                <w:rPr>
                  <w:rFonts w:ascii="Cambria Math" w:hAnsi="Cambria Math"/>
                  <w:color w:val="auto"/>
                </w:rPr>
                <m:t>H−1</m:t>
              </m:r>
              <m:ctrlPr>
                <w:rPr>
                  <w:color w:val="auto"/>
                </w:rPr>
              </m:ctrlPr>
            </m:sup>
            <m:e>
              <m:ctrlPr>
                <w:rPr>
                  <w:color w:val="auto"/>
                </w:rPr>
              </m:ctrlPr>
            </m:e>
          </m:nary>
          <m:nary>
            <m:naryPr>
              <m:chr m:val="∑"/>
              <m:grow m:val="1"/>
              <m:limLoc m:val="subSup"/>
              <m:ctrlPr>
                <w:rPr>
                  <w:color w:val="auto"/>
                </w:rPr>
              </m:ctrlPr>
            </m:naryPr>
            <m:sub>
              <m:r>
                <m:rPr/>
                <w:rPr>
                  <w:rFonts w:ascii="Cambria Math" w:hAnsi="Cambria Math"/>
                  <w:color w:val="auto"/>
                </w:rPr>
                <m:t>j=0</m:t>
              </m:r>
              <m:ctrlPr>
                <w:rPr>
                  <w:color w:val="auto"/>
                </w:rPr>
              </m:ctrlPr>
            </m:sub>
            <m:sup>
              <m:r>
                <m:rPr/>
                <w:rPr>
                  <w:rFonts w:ascii="Cambria Math" w:hAnsi="Cambria Math"/>
                  <w:color w:val="auto"/>
                </w:rPr>
                <m:t>W−1</m:t>
              </m:r>
              <m:ctrlPr>
                <w:rPr>
                  <w:color w:val="auto"/>
                </w:rPr>
              </m:ctrlPr>
            </m:sup>
            <m:e>
              <m:ctrlPr>
                <w:rPr>
                  <w:color w:val="auto"/>
                </w:rPr>
              </m:ctrlPr>
            </m:e>
          </m:nary>
          <m:sSup>
            <m:sSupPr>
              <m:ctrlPr>
                <w:rPr>
                  <w:color w:val="auto"/>
                </w:rPr>
              </m:ctrlPr>
            </m:sSupPr>
            <m:e>
              <m:d>
                <m:dPr>
                  <m:sepChr m:val=","/>
                  <m:ctrlPr>
                    <w:rPr>
                      <w:color w:val="auto"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  <w:color w:val="auto"/>
                    </w:rPr>
                    <m:t>I</m:t>
                  </m:r>
                  <m:d>
                    <m:dPr>
                      <m:sepChr m:val=","/>
                      <m:ctrlPr>
                        <w:rPr>
                          <w:color w:val="auto"/>
                        </w:rPr>
                      </m:ctrlPr>
                    </m:dPr>
                    <m:e>
                      <m:r>
                        <m:rPr/>
                        <w:rPr>
                          <w:rFonts w:ascii="Cambria Math" w:hAnsi="Cambria Math"/>
                          <w:color w:val="auto"/>
                        </w:rPr>
                        <m:t>i</m:t>
                      </m:r>
                      <m:ctrlPr>
                        <w:rPr>
                          <w:color w:val="auto"/>
                        </w:rPr>
                      </m:ctrlPr>
                    </m:e>
                    <m:e>
                      <m:r>
                        <m:rPr/>
                        <w:rPr>
                          <w:rFonts w:ascii="Cambria Math" w:hAnsi="Cambria Math"/>
                          <w:color w:val="auto"/>
                        </w:rPr>
                        <m:t>j</m:t>
                      </m:r>
                      <m:ctrlPr>
                        <w:rPr>
                          <w:color w:val="auto"/>
                        </w:rPr>
                      </m:ctrlPr>
                    </m:e>
                  </m:d>
                  <m:r>
                    <m:rPr/>
                    <w:rPr>
                      <w:rFonts w:ascii="Cambria Math" w:hAnsi="Cambria Math"/>
                      <w:color w:val="auto"/>
                    </w:rPr>
                    <m:t>−K</m:t>
                  </m:r>
                  <m:d>
                    <m:dPr>
                      <m:sepChr m:val=","/>
                      <m:ctrlPr>
                        <w:rPr>
                          <w:color w:val="auto"/>
                        </w:rPr>
                      </m:ctrlPr>
                    </m:dPr>
                    <m:e>
                      <m:r>
                        <m:rPr/>
                        <w:rPr>
                          <w:rFonts w:ascii="Cambria Math" w:hAnsi="Cambria Math"/>
                          <w:color w:val="auto"/>
                        </w:rPr>
                        <m:t>i</m:t>
                      </m:r>
                      <m:ctrlPr>
                        <w:rPr>
                          <w:color w:val="auto"/>
                        </w:rPr>
                      </m:ctrlPr>
                    </m:e>
                    <m:e>
                      <m:r>
                        <m:rPr/>
                        <w:rPr>
                          <w:rFonts w:ascii="Cambria Math" w:hAnsi="Cambria Math"/>
                          <w:color w:val="auto"/>
                        </w:rPr>
                        <m:t>j</m:t>
                      </m:r>
                      <m:ctrlPr>
                        <w:rPr>
                          <w:color w:val="auto"/>
                        </w:rPr>
                      </m:ctrlPr>
                    </m:e>
                  </m:d>
                  <m:ctrlPr>
                    <w:rPr>
                      <w:color w:val="auto"/>
                    </w:rPr>
                  </m:ctrlPr>
                </m:e>
              </m:d>
              <m:ctrlPr>
                <w:rPr>
                  <w:color w:val="auto"/>
                </w:rPr>
              </m:ctrlPr>
            </m:e>
            <m:sup>
              <m:r>
                <m:rPr/>
                <w:rPr>
                  <w:rFonts w:ascii="Cambria Math" w:hAnsi="Cambria Math"/>
                  <w:color w:val="auto"/>
                </w:rPr>
                <m:t>2</m:t>
              </m:r>
              <m:ctrlPr>
                <w:rPr>
                  <w:color w:val="auto"/>
                </w:rPr>
              </m:ctrlPr>
            </m:sup>
          </m:sSup>
        </m:oMath>
      </m:oMathPara>
      <w:r>
        <w:rPr>
          <w:rFonts w:ascii="Arial" w:hAnsi="Arial" w:eastAsia="等线" w:cs="Arial"/>
          <w:color w:val="auto"/>
          <w:sz w:val="22"/>
        </w:rPr>
        <w:br w:type="textWrapping"/>
      </w:r>
      <w:r>
        <w:rPr>
          <w:rFonts w:ascii="Arial" w:hAnsi="Arial" w:eastAsia="等线" w:cs="Arial"/>
          <w:color w:val="auto"/>
          <w:sz w:val="22"/>
        </w:rPr>
        <w:t>其中，I(i,j)为原始图像像素值，K(i,j)为恢复图像像素值，H、W分别为图像的高度和宽度。MSE值越小，说明恢复图像与原始图像的差异越小，恢复质量越好。</w:t>
      </w:r>
    </w:p>
    <w:p w14:paraId="1F92BCB9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rPr>
          <w:color w:val="auto"/>
        </w:rPr>
      </w:pPr>
      <w:r>
        <w:rPr>
          <w:rFonts w:ascii="Arial" w:hAnsi="Arial" w:eastAsia="等线" w:cs="Arial"/>
          <w:b/>
          <w:color w:val="auto"/>
          <w:sz w:val="22"/>
        </w:rPr>
        <w:t>PSNR（峰值信噪比）</w:t>
      </w:r>
      <w:r>
        <w:rPr>
          <w:rFonts w:ascii="Arial" w:hAnsi="Arial" w:eastAsia="等线" w:cs="Arial"/>
          <w:color w:val="auto"/>
          <w:sz w:val="22"/>
        </w:rPr>
        <w:t>：基于MSE计算，反映图像的失真程度，公式为：</w:t>
      </w:r>
      <w:r>
        <w:rPr>
          <w:rFonts w:ascii="Arial" w:hAnsi="Arial" w:eastAsia="等线" w:cs="Arial"/>
          <w:color w:val="auto"/>
          <w:sz w:val="22"/>
        </w:rPr>
        <w:br w:type="textWrapping"/>
      </w:r>
      <m:oMathPara>
        <m:oMath>
          <m:r>
            <m:rPr/>
            <w:rPr>
              <w:rFonts w:ascii="Cambria Math" w:hAnsi="Cambria Math"/>
              <w:color w:val="auto"/>
            </w:rPr>
            <m:t>PSNR=10</m:t>
          </m:r>
          <m:sSub>
            <m:sSubPr>
              <m:ctrlPr>
                <w:rPr>
                  <w:color w:val="auto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auto"/>
                </w:rPr>
                <m:t>log</m:t>
              </m:r>
              <m:ctrlPr>
                <w:rPr>
                  <w:color w:val="auto"/>
                </w:rPr>
              </m:ctrlPr>
            </m:e>
            <m:sub>
              <m:r>
                <m:rPr/>
                <w:rPr>
                  <w:rFonts w:ascii="Cambria Math" w:hAnsi="Cambria Math"/>
                  <w:color w:val="auto"/>
                </w:rPr>
                <m:t>10</m:t>
              </m:r>
              <m:ctrlPr>
                <w:rPr>
                  <w:color w:val="auto"/>
                </w:rPr>
              </m:ctrlPr>
            </m:sub>
          </m:sSub>
          <m:d>
            <m:dPr>
              <m:sepChr m:val=","/>
              <m:ctrlPr>
                <w:rPr>
                  <w:color w:val="auto"/>
                </w:rPr>
              </m:ctrlPr>
            </m:dPr>
            <m:e>
              <m:f>
                <m:fPr>
                  <m:ctrlPr>
                    <w:rPr>
                      <w:color w:val="auto"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  <w:color w:val="auto"/>
                    </w:rPr>
                    <m:t>MA</m:t>
                  </m:r>
                  <m:sSubSup>
                    <m:sSubSupPr>
                      <m:ctrlPr>
                        <w:rPr>
                          <w:color w:val="auto"/>
                        </w:rPr>
                      </m:ctrlPr>
                    </m:sSubSupPr>
                    <m:e>
                      <m:r>
                        <m:rPr/>
                        <w:rPr>
                          <w:rFonts w:ascii="Cambria Math" w:hAnsi="Cambria Math"/>
                          <w:color w:val="auto"/>
                        </w:rPr>
                        <m:t>X</m:t>
                      </m:r>
                      <m:ctrlPr>
                        <w:rPr>
                          <w:color w:val="auto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color w:val="auto"/>
                        </w:rPr>
                        <m:t>I</m:t>
                      </m:r>
                      <m:ctrlPr>
                        <w:rPr>
                          <w:color w:val="auto"/>
                        </w:rPr>
                      </m:ctrlPr>
                    </m:sub>
                    <m:sup>
                      <m:r>
                        <m:rPr/>
                        <w:rPr>
                          <w:rFonts w:ascii="Cambria Math" w:hAnsi="Cambria Math"/>
                          <w:color w:val="auto"/>
                        </w:rPr>
                        <m:t>2</m:t>
                      </m:r>
                      <m:ctrlPr>
                        <w:rPr>
                          <w:color w:val="auto"/>
                        </w:rPr>
                      </m:ctrlPr>
                    </m:sup>
                  </m:sSubSup>
                  <m:ctrlPr>
                    <w:rPr>
                      <w:color w:val="auto"/>
                    </w:rPr>
                  </m:ctrlPr>
                </m:num>
                <m:den>
                  <m:r>
                    <m:rPr/>
                    <w:rPr>
                      <w:rFonts w:ascii="Cambria Math" w:hAnsi="Cambria Math"/>
                      <w:color w:val="auto"/>
                    </w:rPr>
                    <m:t>MSE</m:t>
                  </m:r>
                  <m:ctrlPr>
                    <w:rPr>
                      <w:color w:val="auto"/>
                    </w:rPr>
                  </m:ctrlPr>
                </m:den>
              </m:f>
              <m:ctrlPr>
                <w:rPr>
                  <w:color w:val="auto"/>
                </w:rPr>
              </m:ctrlPr>
            </m:e>
          </m:d>
        </m:oMath>
      </m:oMathPara>
      <w:r>
        <w:rPr>
          <w:rFonts w:ascii="Arial" w:hAnsi="Arial" w:eastAsia="等线" w:cs="Arial"/>
          <w:color w:val="auto"/>
          <w:sz w:val="22"/>
        </w:rPr>
        <w:br w:type="textWrapping"/>
      </w:r>
      <w:r>
        <w:rPr>
          <w:rFonts w:ascii="Arial" w:hAnsi="Arial" w:eastAsia="等线" w:cs="Arial"/>
          <w:color w:val="auto"/>
          <w:sz w:val="22"/>
        </w:rPr>
        <w:t>其中，MAX_I为灰度图像的最大像素值（255）。PSNR值越大，说明图像失真越小，恢复质量越好；通常PSNR&gt;30dB时，人眼难以察觉图像差异。</w:t>
      </w:r>
    </w:p>
    <w:p w14:paraId="4E5BBB93">
      <w:pPr>
        <w:spacing w:before="320" w:after="120" w:line="288" w:lineRule="auto"/>
        <w:ind w:left="0"/>
        <w:jc w:val="left"/>
        <w:outlineLvl w:val="1"/>
        <w:rPr>
          <w:color w:val="auto"/>
        </w:rPr>
      </w:pPr>
      <w:bookmarkStart w:id="5" w:name="heading_5"/>
      <w:r>
        <w:rPr>
          <w:rFonts w:ascii="Arial" w:hAnsi="Arial" w:eastAsia="等线" w:cs="Arial"/>
          <w:b/>
          <w:color w:val="auto"/>
          <w:sz w:val="32"/>
        </w:rPr>
        <w:t>2.4 频域分析原理</w:t>
      </w:r>
      <w:bookmarkEnd w:id="5"/>
    </w:p>
    <w:p w14:paraId="29F578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500" w:firstLineChars="0"/>
        <w:jc w:val="left"/>
        <w:textAlignment w:val="auto"/>
        <w:rPr>
          <w:color w:val="auto"/>
        </w:rPr>
      </w:pPr>
      <w:r>
        <w:rPr>
          <w:rFonts w:ascii="Arial" w:hAnsi="Arial" w:eastAsia="等线" w:cs="Arial"/>
          <w:color w:val="auto"/>
          <w:sz w:val="22"/>
        </w:rPr>
        <w:t>频域分析可将图像从空间域（像素分布）转换为频域（频率分布），直观反映图像的细节、边缘等高频信息与整体亮度、大结构等低频信息的分布情况：</w:t>
      </w:r>
    </w:p>
    <w:p w14:paraId="6CD241E1"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rPr>
          <w:color w:val="auto"/>
        </w:rPr>
      </w:pPr>
      <w:r>
        <w:rPr>
          <w:rFonts w:ascii="Arial" w:hAnsi="Arial" w:eastAsia="等线" w:cs="Arial"/>
          <w:b/>
          <w:color w:val="auto"/>
          <w:sz w:val="22"/>
        </w:rPr>
        <w:t>二维傅里叶变换（FFT）</w:t>
      </w:r>
      <w:r>
        <w:rPr>
          <w:rFonts w:ascii="Arial" w:hAnsi="Arial" w:eastAsia="等线" w:cs="Arial"/>
          <w:color w:val="auto"/>
          <w:sz w:val="22"/>
        </w:rPr>
        <w:t>：将图像转换为频域后，通过fftshift操作将频谱中心移至图像中心，此时频谱中心为低频区域（对应图像整体亮度、大结构），频谱边缘为高频区域（对应图像边缘、纹理等细节）。对幅度谱取对数显示，可压缩动态范围，便于观察频谱细节。</w:t>
      </w:r>
    </w:p>
    <w:p w14:paraId="4891C0A5"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rPr>
          <w:color w:val="auto"/>
        </w:rPr>
      </w:pPr>
      <w:r>
        <w:rPr>
          <w:rFonts w:ascii="Arial" w:hAnsi="Arial" w:eastAsia="等线" w:cs="Arial"/>
          <w:b/>
          <w:color w:val="auto"/>
          <w:sz w:val="22"/>
        </w:rPr>
        <w:t>离散余弦变换（DCT）</w:t>
      </w:r>
      <w:r>
        <w:rPr>
          <w:rFonts w:ascii="Arial" w:hAnsi="Arial" w:eastAsia="等线" w:cs="Arial"/>
          <w:color w:val="auto"/>
          <w:sz w:val="22"/>
        </w:rPr>
        <w:t>：与FFT类似，可将图像转换为频域，但能量集中特性更明显——图像的大部分能量集中在左上角的低频区域，右下角的高频区域能量极低（对应噪声或细微细节）。通过统计左上角低频区域（本实验取图像尺寸的1/8）的能量占总能量的比例，可量化图像的平滑程度：低频能量占比越高，图像越平滑，高频细节越少。</w:t>
      </w:r>
    </w:p>
    <w:p w14:paraId="3728F8ED">
      <w:pPr>
        <w:spacing w:before="380" w:after="140" w:line="288" w:lineRule="auto"/>
        <w:ind w:left="0"/>
        <w:jc w:val="left"/>
        <w:outlineLvl w:val="0"/>
        <w:rPr>
          <w:color w:val="auto"/>
        </w:rPr>
      </w:pPr>
      <w:bookmarkStart w:id="6" w:name="heading_6"/>
      <w:r>
        <w:rPr>
          <w:rFonts w:ascii="Arial" w:hAnsi="Arial" w:eastAsia="等线" w:cs="Arial"/>
          <w:b/>
          <w:color w:val="auto"/>
          <w:sz w:val="36"/>
        </w:rPr>
        <w:t>三、实验环境</w:t>
      </w:r>
      <w:bookmarkEnd w:id="6"/>
    </w:p>
    <w:p w14:paraId="7A765009">
      <w:pPr>
        <w:keepNext w:val="0"/>
        <w:keepLines w:val="0"/>
        <w:pageBreakBefore w:val="0"/>
        <w:widowControl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rPr>
          <w:color w:val="auto"/>
        </w:rPr>
      </w:pPr>
      <w:r>
        <w:rPr>
          <w:rFonts w:ascii="Arial" w:hAnsi="Arial" w:eastAsia="等线" w:cs="Arial"/>
          <w:color w:val="auto"/>
          <w:sz w:val="22"/>
        </w:rPr>
        <w:t>操作系统：Ubuntu 22.04（WSL，无图形界面，可视化结果以图片文件形式保存）</w:t>
      </w:r>
    </w:p>
    <w:p w14:paraId="7CF60A95">
      <w:pPr>
        <w:keepNext w:val="0"/>
        <w:keepLines w:val="0"/>
        <w:pageBreakBefore w:val="0"/>
        <w:widowControl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rPr>
          <w:color w:val="auto"/>
        </w:rPr>
      </w:pPr>
      <w:r>
        <w:rPr>
          <w:rFonts w:ascii="Arial" w:hAnsi="Arial" w:eastAsia="等线" w:cs="Arial"/>
          <w:color w:val="auto"/>
          <w:sz w:val="22"/>
        </w:rPr>
        <w:t>编程语言：Python 3.x</w:t>
      </w:r>
    </w:p>
    <w:p w14:paraId="4B454A3D"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rPr>
          <w:color w:val="auto"/>
        </w:rPr>
      </w:pPr>
      <w:r>
        <w:rPr>
          <w:rFonts w:ascii="Arial" w:hAnsi="Arial" w:eastAsia="等线" w:cs="Arial"/>
          <w:color w:val="auto"/>
          <w:sz w:val="22"/>
        </w:rPr>
        <w:t>核心库：OpenCV（图像读取、缩放、滤波）、NumPy（数值计算、矩阵操作）、Matplotlib（图像可视化、结果保存）</w:t>
      </w:r>
    </w:p>
    <w:p w14:paraId="79EDDE64">
      <w:pPr>
        <w:keepNext w:val="0"/>
        <w:keepLines w:val="0"/>
        <w:pageBreakBefore w:val="0"/>
        <w:widowControl w:val="0"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rPr>
          <w:color w:val="auto"/>
        </w:rPr>
      </w:pPr>
      <w:r>
        <w:rPr>
          <w:rFonts w:ascii="Arial" w:hAnsi="Arial" w:eastAsia="等线" w:cs="Arial"/>
          <w:color w:val="auto"/>
          <w:sz w:val="22"/>
        </w:rPr>
        <w:t>实验工具：VS Code（远程连接、代码编写与运行）</w:t>
      </w:r>
    </w:p>
    <w:p w14:paraId="6FFFEB21">
      <w:pPr>
        <w:spacing w:before="380" w:after="140" w:line="288" w:lineRule="auto"/>
        <w:ind w:left="0"/>
        <w:jc w:val="left"/>
        <w:outlineLvl w:val="0"/>
        <w:rPr>
          <w:color w:val="auto"/>
        </w:rPr>
      </w:pPr>
      <w:bookmarkStart w:id="7" w:name="heading_7"/>
      <w:r>
        <w:rPr>
          <w:rFonts w:ascii="Arial" w:hAnsi="Arial" w:eastAsia="等线" w:cs="Arial"/>
          <w:b/>
          <w:color w:val="auto"/>
          <w:sz w:val="36"/>
        </w:rPr>
        <w:t>四、实验步骤</w:t>
      </w:r>
      <w:bookmarkEnd w:id="7"/>
    </w:p>
    <w:p w14:paraId="2063AB2D">
      <w:pPr>
        <w:keepNext w:val="0"/>
        <w:keepLines w:val="0"/>
        <w:pageBreakBefore w:val="0"/>
        <w:widowControl w:val="0"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rPr>
          <w:color w:val="auto"/>
        </w:rPr>
      </w:pPr>
      <w:r>
        <w:rPr>
          <w:rFonts w:ascii="Arial" w:hAnsi="Arial" w:eastAsia="等线" w:cs="Arial"/>
          <w:color w:val="auto"/>
          <w:sz w:val="22"/>
        </w:rPr>
        <w:t>图像读入与预处理：使用OpenCV以灰度模式读取原始图像，进行文件存在性校验，确保图像正常读取，避免后续操作报错。</w:t>
      </w:r>
    </w:p>
    <w:p w14:paraId="02CB184D">
      <w:pPr>
        <w:keepNext w:val="0"/>
        <w:keepLines w:val="0"/>
        <w:pageBreakBefore w:val="0"/>
        <w:widowControl w:val="0"/>
        <w:numPr>
          <w:ilvl w:val="0"/>
          <w:numId w:val="2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rPr>
          <w:color w:val="auto"/>
        </w:rPr>
      </w:pPr>
      <w:r>
        <w:rPr>
          <w:rFonts w:ascii="Arial" w:hAnsi="Arial" w:eastAsia="等线" w:cs="Arial"/>
          <w:color w:val="auto"/>
          <w:sz w:val="22"/>
        </w:rPr>
        <w:t>图像下采样：设置缩放比例为0.5，分别实现两种下采样方式——直接下采样、高斯滤波（核大小5×5，sigmaX=1.0）后下采样，得到两张缩小后的图像（尺寸1722×1148）。</w:t>
      </w:r>
    </w:p>
    <w:p w14:paraId="24D39EC9">
      <w:pPr>
        <w:keepNext w:val="0"/>
        <w:keepLines w:val="0"/>
        <w:pageBreakBefore w:val="0"/>
        <w:widowControl w:val="0"/>
        <w:numPr>
          <w:ilvl w:val="0"/>
          <w:numId w:val="2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rPr>
          <w:color w:val="auto"/>
        </w:rPr>
      </w:pPr>
      <w:r>
        <w:rPr>
          <w:rFonts w:ascii="Arial" w:hAnsi="Arial" w:eastAsia="等线" w:cs="Arial"/>
          <w:color w:val="auto"/>
          <w:sz w:val="22"/>
        </w:rPr>
        <w:t>图像恢复：将两张缩小后的图像，分别使用最近邻插值、双线性插值、双三次插值三种方法，恢复至原始尺寸（3444×2296），共得到6张恢复图像。</w:t>
      </w:r>
    </w:p>
    <w:p w14:paraId="7244F0E0">
      <w:pPr>
        <w:keepNext w:val="0"/>
        <w:keepLines w:val="0"/>
        <w:pageBreakBefore w:val="0"/>
        <w:widowControl w:val="0"/>
        <w:numPr>
          <w:ilvl w:val="0"/>
          <w:numId w:val="2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rPr>
          <w:color w:val="auto"/>
        </w:rPr>
      </w:pPr>
      <w:r>
        <w:rPr>
          <w:rFonts w:ascii="Arial" w:hAnsi="Arial" w:eastAsia="等线" w:cs="Arial"/>
          <w:color w:val="auto"/>
          <w:sz w:val="22"/>
        </w:rPr>
        <w:t>空间域质量评价：计算6张恢复图像与原始图像的MSE和PSNR，定量对比不同下采样方式、不同插值方法的恢复效果。</w:t>
      </w:r>
    </w:p>
    <w:p w14:paraId="186728BF">
      <w:pPr>
        <w:keepNext w:val="0"/>
        <w:keepLines w:val="0"/>
        <w:pageBreakBefore w:val="0"/>
        <w:widowControl w:val="0"/>
        <w:numPr>
          <w:ilvl w:val="0"/>
          <w:numId w:val="2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rPr>
          <w:color w:val="auto"/>
        </w:rPr>
      </w:pPr>
      <w:r>
        <w:rPr>
          <w:rFonts w:ascii="Arial" w:hAnsi="Arial" w:eastAsia="等线" w:cs="Arial"/>
          <w:color w:val="auto"/>
          <w:sz w:val="22"/>
        </w:rPr>
        <w:t>频域分析：</w:t>
      </w:r>
    </w:p>
    <w:p w14:paraId="72A3B605">
      <w:pPr>
        <w:keepNext w:val="0"/>
        <w:keepLines w:val="0"/>
        <w:pageBreakBefore w:val="0"/>
        <w:widowControl w:val="0"/>
        <w:numPr>
          <w:ilvl w:val="0"/>
          <w:numId w:val="2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53"/>
        <w:jc w:val="left"/>
        <w:textAlignment w:val="auto"/>
        <w:rPr>
          <w:color w:val="auto"/>
        </w:rPr>
      </w:pPr>
      <w:r>
        <w:rPr>
          <w:rFonts w:ascii="Arial" w:hAnsi="Arial" w:eastAsia="等线" w:cs="Arial"/>
          <w:color w:val="auto"/>
          <w:sz w:val="22"/>
        </w:rPr>
        <w:t>对原始图像、直接下采样图像、双线性恢复图像进行二维傅里叶变换，完成频谱中心化、对数幅度谱计算，生成FFT频谱对比图。</w:t>
      </w:r>
    </w:p>
    <w:p w14:paraId="6EF07EFF">
      <w:pPr>
        <w:keepNext w:val="0"/>
        <w:keepLines w:val="0"/>
        <w:pageBreakBefore w:val="0"/>
        <w:widowControl w:val="0"/>
        <w:numPr>
          <w:ilvl w:val="0"/>
          <w:numId w:val="2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53"/>
        <w:jc w:val="left"/>
        <w:textAlignment w:val="auto"/>
        <w:rPr>
          <w:color w:val="auto"/>
        </w:rPr>
      </w:pPr>
      <w:r>
        <w:rPr>
          <w:rFonts w:ascii="Arial" w:hAnsi="Arial" w:eastAsia="等线" w:cs="Arial"/>
          <w:color w:val="auto"/>
          <w:sz w:val="22"/>
        </w:rPr>
        <w:t>对原始图像、双线性恢复图像、双三次恢复图像进行二维DCT变换，计算对数系数图和低频能量占比，生成DCT系数对比图。</w:t>
      </w:r>
    </w:p>
    <w:p w14:paraId="5774961C">
      <w:pPr>
        <w:keepNext w:val="0"/>
        <w:keepLines w:val="0"/>
        <w:pageBreakBefore w:val="0"/>
        <w:widowControl w:val="0"/>
        <w:numPr>
          <w:ilvl w:val="0"/>
          <w:numId w:val="2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rPr>
          <w:color w:val="auto"/>
        </w:rPr>
      </w:pPr>
      <w:r>
        <w:rPr>
          <w:rFonts w:ascii="Arial" w:hAnsi="Arial" w:eastAsia="等线" w:cs="Arial"/>
          <w:color w:val="auto"/>
          <w:sz w:val="22"/>
        </w:rPr>
        <w:t>结果可视化与保存：生成3张核心结果图，分别保存至实验目录，用于后续分析。</w:t>
      </w:r>
    </w:p>
    <w:p w14:paraId="3CB5540C">
      <w:pPr>
        <w:spacing w:before="380" w:after="140" w:line="288" w:lineRule="auto"/>
        <w:ind w:left="0"/>
        <w:jc w:val="left"/>
        <w:outlineLvl w:val="0"/>
        <w:rPr>
          <w:color w:val="auto"/>
        </w:rPr>
      </w:pPr>
      <w:bookmarkStart w:id="8" w:name="heading_8"/>
      <w:r>
        <w:rPr>
          <w:rFonts w:ascii="Arial" w:hAnsi="Arial" w:eastAsia="等线" w:cs="Arial"/>
          <w:b/>
          <w:color w:val="auto"/>
          <w:sz w:val="36"/>
        </w:rPr>
        <w:t>五、实验结果与分析</w:t>
      </w:r>
      <w:bookmarkEnd w:id="8"/>
    </w:p>
    <w:p w14:paraId="41B91799">
      <w:pPr>
        <w:spacing w:before="320" w:after="120" w:line="288" w:lineRule="auto"/>
        <w:ind w:left="0"/>
        <w:jc w:val="left"/>
        <w:outlineLvl w:val="1"/>
        <w:rPr>
          <w:color w:val="auto"/>
        </w:rPr>
      </w:pPr>
      <w:bookmarkStart w:id="9" w:name="heading_9"/>
      <w:r>
        <w:rPr>
          <w:rFonts w:ascii="Arial" w:hAnsi="Arial" w:eastAsia="等线" w:cs="Arial"/>
          <w:b/>
          <w:color w:val="auto"/>
          <w:sz w:val="32"/>
        </w:rPr>
        <w:t>5.1 基础实验结果</w:t>
      </w:r>
      <w:bookmarkEnd w:id="9"/>
    </w:p>
    <w:p w14:paraId="52937D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rPr>
          <w:color w:val="auto"/>
        </w:rPr>
      </w:pPr>
      <w:r>
        <w:rPr>
          <w:rFonts w:ascii="Arial" w:hAnsi="Arial" w:eastAsia="等线" w:cs="Arial"/>
          <w:color w:val="auto"/>
          <w:sz w:val="22"/>
        </w:rPr>
        <w:t>实验成功读取原始图像并完成所有操作，核心基础结果如下：</w:t>
      </w:r>
    </w:p>
    <w:p w14:paraId="6B05C00D">
      <w:pPr>
        <w:keepNext w:val="0"/>
        <w:keepLines w:val="0"/>
        <w:pageBreakBefore w:val="0"/>
        <w:widowControl w:val="0"/>
        <w:numPr>
          <w:ilvl w:val="0"/>
          <w:numId w:val="2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rPr>
          <w:color w:val="auto"/>
        </w:rPr>
      </w:pPr>
      <w:r>
        <w:rPr>
          <w:rFonts w:ascii="Arial" w:hAnsi="Arial" w:eastAsia="等线" w:cs="Arial"/>
          <w:color w:val="auto"/>
          <w:sz w:val="22"/>
        </w:rPr>
        <w:t>原始图像尺寸：3444×2296（灰度图）</w:t>
      </w:r>
    </w:p>
    <w:p w14:paraId="4F601A38">
      <w:pPr>
        <w:keepNext w:val="0"/>
        <w:keepLines w:val="0"/>
        <w:pageBreakBefore w:val="0"/>
        <w:widowControl w:val="0"/>
        <w:numPr>
          <w:ilvl w:val="0"/>
          <w:numId w:val="2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rPr>
          <w:color w:val="auto"/>
        </w:rPr>
      </w:pPr>
      <w:r>
        <w:rPr>
          <w:rFonts w:ascii="Arial" w:hAnsi="Arial" w:eastAsia="等线" w:cs="Arial"/>
          <w:color w:val="auto"/>
          <w:sz w:val="22"/>
        </w:rPr>
        <w:t>下采样缩放比例：0.5，下采样后图像尺寸：1722×1148</w:t>
      </w:r>
    </w:p>
    <w:p w14:paraId="3CCDAD05">
      <w:pPr>
        <w:keepNext w:val="0"/>
        <w:keepLines w:val="0"/>
        <w:pageBreakBefore w:val="0"/>
        <w:widowControl w:val="0"/>
        <w:numPr>
          <w:ilvl w:val="0"/>
          <w:numId w:val="2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rPr>
          <w:color w:val="auto"/>
        </w:rPr>
      </w:pPr>
      <w:r>
        <w:rPr>
          <w:rFonts w:ascii="Arial" w:hAnsi="Arial" w:eastAsia="等线" w:cs="Arial"/>
          <w:color w:val="auto"/>
          <w:sz w:val="22"/>
        </w:rPr>
        <w:t>生成结果图片：3张（result_images.png、result_fft.png、result_dct.png）</w:t>
      </w:r>
    </w:p>
    <w:p w14:paraId="0C8DC314">
      <w:pPr>
        <w:keepNext w:val="0"/>
        <w:keepLines w:val="0"/>
        <w:pageBreakBefore w:val="0"/>
        <w:widowControl w:val="0"/>
        <w:numPr>
          <w:ilvl w:val="0"/>
          <w:numId w:val="3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rPr>
          <w:color w:val="auto"/>
        </w:rPr>
      </w:pPr>
      <w:r>
        <w:rPr>
          <w:rFonts w:ascii="Arial" w:hAnsi="Arial" w:eastAsia="等线" w:cs="Arial"/>
          <w:color w:val="auto"/>
          <w:sz w:val="22"/>
        </w:rPr>
        <w:t>定量评价指标：6组MSE、PSNR数据（见下文表格）</w:t>
      </w:r>
    </w:p>
    <w:p w14:paraId="3B18299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eastAsiaTheme="minorEastAsia"/>
          <w:color w:val="auto"/>
          <w:lang w:eastAsia="zh-CN"/>
        </w:rPr>
      </w:pPr>
      <w:r>
        <w:rPr>
          <w:rFonts w:hint="eastAsia" w:eastAsiaTheme="minorEastAsia"/>
          <w:color w:val="auto"/>
          <w:lang w:eastAsia="zh-CN"/>
        </w:rPr>
        <w:drawing>
          <wp:inline distT="0" distB="0" distL="114300" distR="114300">
            <wp:extent cx="2997835" cy="1998345"/>
            <wp:effectExtent l="0" t="0" r="3175" b="9525"/>
            <wp:docPr id="1" name="图片 1" descr="test_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test_image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97835" cy="199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576F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eastAsiaTheme="minor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原图</w:t>
      </w:r>
    </w:p>
    <w:p w14:paraId="66CB87C7">
      <w:pPr>
        <w:spacing w:before="320" w:after="120" w:line="288" w:lineRule="auto"/>
        <w:ind w:left="0"/>
        <w:jc w:val="left"/>
        <w:outlineLvl w:val="1"/>
        <w:rPr>
          <w:color w:val="auto"/>
        </w:rPr>
      </w:pPr>
      <w:bookmarkStart w:id="10" w:name="heading_10"/>
      <w:r>
        <w:rPr>
          <w:rFonts w:ascii="Arial" w:hAnsi="Arial" w:eastAsia="等线" w:cs="Arial"/>
          <w:b/>
          <w:color w:val="auto"/>
          <w:sz w:val="32"/>
        </w:rPr>
        <w:t>5.2 空间域定量指标分析</w:t>
      </w:r>
      <w:bookmarkEnd w:id="10"/>
    </w:p>
    <w:p w14:paraId="5EAE02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500" w:firstLineChars="0"/>
        <w:jc w:val="left"/>
        <w:textAlignment w:val="auto"/>
        <w:rPr>
          <w:color w:val="auto"/>
        </w:rPr>
      </w:pPr>
      <w:r>
        <w:rPr>
          <w:rFonts w:ascii="Arial" w:hAnsi="Arial" w:eastAsia="等线" w:cs="Arial"/>
          <w:color w:val="auto"/>
          <w:sz w:val="22"/>
        </w:rPr>
        <w:t>实验输出的MSE、PSNR数据如下表所示，直观反映不同下采样方式、不同插值方法的恢复质量：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1685"/>
        <w:gridCol w:w="1943"/>
        <w:gridCol w:w="2582"/>
      </w:tblGrid>
      <w:tr w14:paraId="44A46F7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FFC8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/>
              <w:jc w:val="center"/>
              <w:textAlignment w:val="auto"/>
              <w:rPr>
                <w:color w:val="auto"/>
              </w:rPr>
            </w:pPr>
            <w:r>
              <w:rPr>
                <w:rFonts w:ascii="Arial" w:hAnsi="Arial" w:eastAsia="等线" w:cs="Arial"/>
                <w:color w:val="auto"/>
                <w:sz w:val="22"/>
              </w:rPr>
              <w:t>下采样方式</w:t>
            </w:r>
          </w:p>
        </w:tc>
        <w:tc>
          <w:tcPr>
            <w:tcW w:w="168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494F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/>
              <w:jc w:val="center"/>
              <w:textAlignment w:val="auto"/>
              <w:rPr>
                <w:color w:val="auto"/>
              </w:rPr>
            </w:pPr>
            <w:r>
              <w:rPr>
                <w:rFonts w:ascii="Arial" w:hAnsi="Arial" w:eastAsia="等线" w:cs="Arial"/>
                <w:color w:val="auto"/>
                <w:sz w:val="22"/>
              </w:rPr>
              <w:t>插值方法</w:t>
            </w:r>
          </w:p>
        </w:tc>
        <w:tc>
          <w:tcPr>
            <w:tcW w:w="194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8810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/>
              <w:jc w:val="center"/>
              <w:textAlignment w:val="auto"/>
              <w:rPr>
                <w:color w:val="auto"/>
              </w:rPr>
            </w:pPr>
            <w:r>
              <w:rPr>
                <w:rFonts w:ascii="Arial" w:hAnsi="Arial" w:eastAsia="等线" w:cs="Arial"/>
                <w:color w:val="auto"/>
                <w:sz w:val="22"/>
              </w:rPr>
              <w:t>MSE（均方误差）</w:t>
            </w:r>
          </w:p>
        </w:tc>
        <w:tc>
          <w:tcPr>
            <w:tcW w:w="258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82CF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/>
              <w:jc w:val="center"/>
              <w:textAlignment w:val="auto"/>
              <w:rPr>
                <w:color w:val="auto"/>
              </w:rPr>
            </w:pPr>
            <w:r>
              <w:rPr>
                <w:rFonts w:ascii="Arial" w:hAnsi="Arial" w:eastAsia="等线" w:cs="Arial"/>
                <w:color w:val="auto"/>
                <w:sz w:val="22"/>
              </w:rPr>
              <w:t>PSNR（峰值信噪比，dB）</w:t>
            </w:r>
          </w:p>
        </w:tc>
      </w:tr>
      <w:tr w14:paraId="48E05A2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6663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/>
              <w:jc w:val="center"/>
              <w:textAlignment w:val="auto"/>
              <w:rPr>
                <w:color w:val="auto"/>
              </w:rPr>
            </w:pPr>
            <w:r>
              <w:rPr>
                <w:rFonts w:ascii="Arial" w:hAnsi="Arial" w:eastAsia="等线" w:cs="Arial"/>
                <w:color w:val="auto"/>
                <w:sz w:val="22"/>
              </w:rPr>
              <w:t>直接下采样</w:t>
            </w:r>
          </w:p>
        </w:tc>
        <w:tc>
          <w:tcPr>
            <w:tcW w:w="168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B71E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/>
              <w:jc w:val="center"/>
              <w:textAlignment w:val="auto"/>
              <w:rPr>
                <w:color w:val="auto"/>
              </w:rPr>
            </w:pPr>
            <w:r>
              <w:rPr>
                <w:rFonts w:ascii="Arial" w:hAnsi="Arial" w:eastAsia="等线" w:cs="Arial"/>
                <w:color w:val="auto"/>
                <w:sz w:val="22"/>
              </w:rPr>
              <w:t>最近邻插值</w:t>
            </w:r>
          </w:p>
        </w:tc>
        <w:tc>
          <w:tcPr>
            <w:tcW w:w="194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20D2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/>
              <w:jc w:val="center"/>
              <w:textAlignment w:val="auto"/>
              <w:rPr>
                <w:color w:val="auto"/>
              </w:rPr>
            </w:pPr>
            <w:r>
              <w:rPr>
                <w:rFonts w:ascii="Arial" w:hAnsi="Arial" w:eastAsia="等线" w:cs="Arial"/>
                <w:color w:val="auto"/>
                <w:sz w:val="22"/>
              </w:rPr>
              <w:t>34.75</w:t>
            </w:r>
          </w:p>
        </w:tc>
        <w:tc>
          <w:tcPr>
            <w:tcW w:w="258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8F1F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/>
              <w:jc w:val="center"/>
              <w:textAlignment w:val="auto"/>
              <w:rPr>
                <w:color w:val="auto"/>
              </w:rPr>
            </w:pPr>
            <w:r>
              <w:rPr>
                <w:rFonts w:ascii="Arial" w:hAnsi="Arial" w:eastAsia="等线" w:cs="Arial"/>
                <w:color w:val="auto"/>
                <w:sz w:val="22"/>
              </w:rPr>
              <w:t>32.72</w:t>
            </w:r>
          </w:p>
        </w:tc>
      </w:tr>
      <w:tr w14:paraId="1901CE0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0AE3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/>
              <w:jc w:val="center"/>
              <w:textAlignment w:val="auto"/>
              <w:rPr>
                <w:color w:val="auto"/>
              </w:rPr>
            </w:pPr>
          </w:p>
        </w:tc>
        <w:tc>
          <w:tcPr>
            <w:tcW w:w="168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0ECC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/>
              <w:jc w:val="center"/>
              <w:textAlignment w:val="auto"/>
              <w:rPr>
                <w:color w:val="auto"/>
              </w:rPr>
            </w:pPr>
            <w:r>
              <w:rPr>
                <w:rFonts w:ascii="Arial" w:hAnsi="Arial" w:eastAsia="等线" w:cs="Arial"/>
                <w:color w:val="auto"/>
                <w:sz w:val="22"/>
              </w:rPr>
              <w:t>双线性插值</w:t>
            </w:r>
          </w:p>
        </w:tc>
        <w:tc>
          <w:tcPr>
            <w:tcW w:w="194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4D34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/>
              <w:jc w:val="center"/>
              <w:textAlignment w:val="auto"/>
              <w:rPr>
                <w:color w:val="auto"/>
              </w:rPr>
            </w:pPr>
            <w:r>
              <w:rPr>
                <w:rFonts w:ascii="Arial" w:hAnsi="Arial" w:eastAsia="等线" w:cs="Arial"/>
                <w:color w:val="auto"/>
                <w:sz w:val="22"/>
              </w:rPr>
              <w:t>21.37</w:t>
            </w:r>
          </w:p>
        </w:tc>
        <w:tc>
          <w:tcPr>
            <w:tcW w:w="258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12DA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/>
              <w:jc w:val="center"/>
              <w:textAlignment w:val="auto"/>
              <w:rPr>
                <w:color w:val="auto"/>
              </w:rPr>
            </w:pPr>
            <w:r>
              <w:rPr>
                <w:rFonts w:ascii="Arial" w:hAnsi="Arial" w:eastAsia="等线" w:cs="Arial"/>
                <w:color w:val="auto"/>
                <w:sz w:val="22"/>
              </w:rPr>
              <w:t>34.83</w:t>
            </w:r>
          </w:p>
        </w:tc>
      </w:tr>
      <w:tr w14:paraId="312ABC0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1FB0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/>
              <w:jc w:val="center"/>
              <w:textAlignment w:val="auto"/>
              <w:rPr>
                <w:color w:val="auto"/>
              </w:rPr>
            </w:pPr>
          </w:p>
        </w:tc>
        <w:tc>
          <w:tcPr>
            <w:tcW w:w="168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72AE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/>
              <w:jc w:val="center"/>
              <w:textAlignment w:val="auto"/>
              <w:rPr>
                <w:color w:val="auto"/>
              </w:rPr>
            </w:pPr>
            <w:r>
              <w:rPr>
                <w:rFonts w:ascii="Arial" w:hAnsi="Arial" w:eastAsia="等线" w:cs="Arial"/>
                <w:color w:val="auto"/>
                <w:sz w:val="22"/>
              </w:rPr>
              <w:t>双三次插值</w:t>
            </w:r>
          </w:p>
        </w:tc>
        <w:tc>
          <w:tcPr>
            <w:tcW w:w="194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E6EC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/>
              <w:jc w:val="center"/>
              <w:textAlignment w:val="auto"/>
              <w:rPr>
                <w:color w:val="auto"/>
              </w:rPr>
            </w:pPr>
            <w:r>
              <w:rPr>
                <w:rFonts w:ascii="Arial" w:hAnsi="Arial" w:eastAsia="等线" w:cs="Arial"/>
                <w:color w:val="auto"/>
                <w:sz w:val="22"/>
              </w:rPr>
              <w:t>21.75</w:t>
            </w:r>
          </w:p>
        </w:tc>
        <w:tc>
          <w:tcPr>
            <w:tcW w:w="258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3DF3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/>
              <w:jc w:val="center"/>
              <w:textAlignment w:val="auto"/>
              <w:rPr>
                <w:color w:val="auto"/>
              </w:rPr>
            </w:pPr>
            <w:r>
              <w:rPr>
                <w:rFonts w:ascii="Arial" w:hAnsi="Arial" w:eastAsia="等线" w:cs="Arial"/>
                <w:color w:val="auto"/>
                <w:sz w:val="22"/>
              </w:rPr>
              <w:t>34.76</w:t>
            </w:r>
          </w:p>
        </w:tc>
      </w:tr>
      <w:tr w14:paraId="1A17DE0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F97B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/>
              <w:jc w:val="center"/>
              <w:textAlignment w:val="auto"/>
              <w:rPr>
                <w:color w:val="auto"/>
              </w:rPr>
            </w:pPr>
            <w:r>
              <w:rPr>
                <w:rFonts w:ascii="Arial" w:hAnsi="Arial" w:eastAsia="等线" w:cs="Arial"/>
                <w:color w:val="auto"/>
                <w:sz w:val="22"/>
              </w:rPr>
              <w:t>高斯下采样</w:t>
            </w:r>
          </w:p>
        </w:tc>
        <w:tc>
          <w:tcPr>
            <w:tcW w:w="168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3E9C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/>
              <w:jc w:val="center"/>
              <w:textAlignment w:val="auto"/>
              <w:rPr>
                <w:color w:val="auto"/>
              </w:rPr>
            </w:pPr>
            <w:r>
              <w:rPr>
                <w:rFonts w:ascii="Arial" w:hAnsi="Arial" w:eastAsia="等线" w:cs="Arial"/>
                <w:color w:val="auto"/>
                <w:sz w:val="22"/>
              </w:rPr>
              <w:t>最近邻插值</w:t>
            </w:r>
          </w:p>
        </w:tc>
        <w:tc>
          <w:tcPr>
            <w:tcW w:w="194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4D7C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/>
              <w:jc w:val="center"/>
              <w:textAlignment w:val="auto"/>
              <w:rPr>
                <w:color w:val="auto"/>
              </w:rPr>
            </w:pPr>
            <w:r>
              <w:rPr>
                <w:rFonts w:ascii="Arial" w:hAnsi="Arial" w:eastAsia="等线" w:cs="Arial"/>
                <w:color w:val="auto"/>
                <w:sz w:val="22"/>
              </w:rPr>
              <w:t>33.89</w:t>
            </w:r>
          </w:p>
        </w:tc>
        <w:tc>
          <w:tcPr>
            <w:tcW w:w="258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09BD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/>
              <w:jc w:val="center"/>
              <w:textAlignment w:val="auto"/>
              <w:rPr>
                <w:color w:val="auto"/>
              </w:rPr>
            </w:pPr>
            <w:r>
              <w:rPr>
                <w:rFonts w:ascii="Arial" w:hAnsi="Arial" w:eastAsia="等线" w:cs="Arial"/>
                <w:color w:val="auto"/>
                <w:sz w:val="22"/>
              </w:rPr>
              <w:t>32.83</w:t>
            </w:r>
          </w:p>
        </w:tc>
      </w:tr>
      <w:tr w14:paraId="48CC0A9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D006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/>
              <w:jc w:val="center"/>
              <w:textAlignment w:val="auto"/>
              <w:rPr>
                <w:color w:val="auto"/>
              </w:rPr>
            </w:pPr>
          </w:p>
        </w:tc>
        <w:tc>
          <w:tcPr>
            <w:tcW w:w="168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1276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/>
              <w:jc w:val="center"/>
              <w:textAlignment w:val="auto"/>
              <w:rPr>
                <w:color w:val="auto"/>
              </w:rPr>
            </w:pPr>
            <w:r>
              <w:rPr>
                <w:rFonts w:ascii="Arial" w:hAnsi="Arial" w:eastAsia="等线" w:cs="Arial"/>
                <w:color w:val="auto"/>
                <w:sz w:val="22"/>
              </w:rPr>
              <w:t>双线性插值</w:t>
            </w:r>
          </w:p>
        </w:tc>
        <w:tc>
          <w:tcPr>
            <w:tcW w:w="194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9074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/>
              <w:jc w:val="center"/>
              <w:textAlignment w:val="auto"/>
              <w:rPr>
                <w:color w:val="auto"/>
              </w:rPr>
            </w:pPr>
            <w:r>
              <w:rPr>
                <w:rFonts w:ascii="Arial" w:hAnsi="Arial" w:eastAsia="等线" w:cs="Arial"/>
                <w:color w:val="auto"/>
                <w:sz w:val="22"/>
              </w:rPr>
              <w:t>27.79</w:t>
            </w:r>
          </w:p>
        </w:tc>
        <w:tc>
          <w:tcPr>
            <w:tcW w:w="258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EE7F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/>
              <w:jc w:val="center"/>
              <w:textAlignment w:val="auto"/>
              <w:rPr>
                <w:color w:val="auto"/>
              </w:rPr>
            </w:pPr>
            <w:r>
              <w:rPr>
                <w:rFonts w:ascii="Arial" w:hAnsi="Arial" w:eastAsia="等线" w:cs="Arial"/>
                <w:color w:val="auto"/>
                <w:sz w:val="22"/>
              </w:rPr>
              <w:t>33.69</w:t>
            </w:r>
          </w:p>
        </w:tc>
      </w:tr>
      <w:tr w14:paraId="2924EE4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6D4C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/>
              <w:jc w:val="center"/>
              <w:textAlignment w:val="auto"/>
              <w:rPr>
                <w:color w:val="auto"/>
              </w:rPr>
            </w:pPr>
          </w:p>
        </w:tc>
        <w:tc>
          <w:tcPr>
            <w:tcW w:w="168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7DEF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/>
              <w:jc w:val="center"/>
              <w:textAlignment w:val="auto"/>
              <w:rPr>
                <w:color w:val="auto"/>
              </w:rPr>
            </w:pPr>
            <w:r>
              <w:rPr>
                <w:rFonts w:ascii="Arial" w:hAnsi="Arial" w:eastAsia="等线" w:cs="Arial"/>
                <w:color w:val="auto"/>
                <w:sz w:val="22"/>
              </w:rPr>
              <w:t>双三次插值</w:t>
            </w:r>
          </w:p>
        </w:tc>
        <w:tc>
          <w:tcPr>
            <w:tcW w:w="194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F1D4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/>
              <w:jc w:val="center"/>
              <w:textAlignment w:val="auto"/>
              <w:rPr>
                <w:color w:val="auto"/>
              </w:rPr>
            </w:pPr>
            <w:r>
              <w:rPr>
                <w:rFonts w:ascii="Arial" w:hAnsi="Arial" w:eastAsia="等线" w:cs="Arial"/>
                <w:color w:val="auto"/>
                <w:sz w:val="22"/>
              </w:rPr>
              <w:t>23.84</w:t>
            </w:r>
          </w:p>
        </w:tc>
        <w:tc>
          <w:tcPr>
            <w:tcW w:w="258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8F51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/>
              <w:jc w:val="center"/>
              <w:textAlignment w:val="auto"/>
              <w:rPr>
                <w:color w:val="auto"/>
              </w:rPr>
            </w:pPr>
            <w:r>
              <w:rPr>
                <w:rFonts w:ascii="Arial" w:hAnsi="Arial" w:eastAsia="等线" w:cs="Arial"/>
                <w:color w:val="auto"/>
                <w:sz w:val="22"/>
              </w:rPr>
              <w:t>34.36</w:t>
            </w:r>
          </w:p>
        </w:tc>
      </w:tr>
    </w:tbl>
    <w:p w14:paraId="3D2F17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rPr>
          <w:color w:val="auto"/>
        </w:rPr>
      </w:pPr>
      <w:r>
        <w:rPr>
          <w:rFonts w:ascii="Arial" w:hAnsi="Arial" w:eastAsia="等线" w:cs="Arial"/>
          <w:color w:val="auto"/>
          <w:sz w:val="22"/>
        </w:rPr>
        <w:t>指标分析结论：</w:t>
      </w:r>
    </w:p>
    <w:p w14:paraId="21212206">
      <w:pPr>
        <w:keepNext w:val="0"/>
        <w:keepLines w:val="0"/>
        <w:pageBreakBefore w:val="0"/>
        <w:widowControl w:val="0"/>
        <w:numPr>
          <w:ilvl w:val="0"/>
          <w:numId w:val="3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rPr>
          <w:color w:val="auto"/>
        </w:rPr>
      </w:pPr>
      <w:r>
        <w:rPr>
          <w:rFonts w:ascii="Arial" w:hAnsi="Arial" w:eastAsia="等线" w:cs="Arial"/>
          <w:color w:val="auto"/>
          <w:sz w:val="22"/>
        </w:rPr>
        <w:t>插值方法对比：同一下采样方式下，恢复质量排序为</w:t>
      </w:r>
      <w:r>
        <w:rPr>
          <w:rFonts w:ascii="Arial" w:hAnsi="Arial" w:eastAsia="等线" w:cs="Arial"/>
          <w:b/>
          <w:color w:val="auto"/>
          <w:sz w:val="22"/>
        </w:rPr>
        <w:t>双线性插值 ≈ 双三次插值 &gt; 最近邻插值</w:t>
      </w:r>
      <w:r>
        <w:rPr>
          <w:rFonts w:ascii="Arial" w:hAnsi="Arial" w:eastAsia="等线" w:cs="Arial"/>
          <w:color w:val="auto"/>
          <w:sz w:val="22"/>
        </w:rPr>
        <w:t>。双线性插值在直接下采样中PSNR最高（34.83dB），双三次插值在高斯下采样中表现最优（34.36dB）；最近邻插值的MSE最大、PSNR最小，恢复效果最差，边缘锯齿明显。</w:t>
      </w:r>
    </w:p>
    <w:p w14:paraId="0820F591">
      <w:pPr>
        <w:keepNext w:val="0"/>
        <w:keepLines w:val="0"/>
        <w:pageBreakBefore w:val="0"/>
        <w:widowControl w:val="0"/>
        <w:numPr>
          <w:ilvl w:val="0"/>
          <w:numId w:val="3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rPr>
          <w:color w:val="auto"/>
        </w:rPr>
      </w:pPr>
      <w:r>
        <w:rPr>
          <w:rFonts w:ascii="Arial" w:hAnsi="Arial" w:eastAsia="等线" w:cs="Arial"/>
          <w:color w:val="auto"/>
          <w:sz w:val="22"/>
        </w:rPr>
        <w:t>下采样方式对比：直接下采样的恢复图像PSNR普遍高于高斯下采样，说明直接下采样保留了更多高频细节；但高斯下采样的恢复图像主观视觉更自然，无明显混叠失真，而直接下采样的恢复图像易出现锯齿。</w:t>
      </w:r>
    </w:p>
    <w:p w14:paraId="6A65A06B">
      <w:pPr>
        <w:spacing w:before="320" w:after="120" w:line="288" w:lineRule="auto"/>
        <w:ind w:left="0"/>
        <w:jc w:val="left"/>
        <w:outlineLvl w:val="1"/>
        <w:rPr>
          <w:color w:val="auto"/>
        </w:rPr>
      </w:pPr>
      <w:bookmarkStart w:id="11" w:name="heading_11"/>
      <w:r>
        <w:rPr>
          <w:rFonts w:ascii="Arial" w:hAnsi="Arial" w:eastAsia="等线" w:cs="Arial"/>
          <w:b/>
          <w:color w:val="auto"/>
          <w:sz w:val="32"/>
        </w:rPr>
        <w:t>5.3 空间域可视化结果分析（result_images.png）</w:t>
      </w:r>
      <w:bookmarkEnd w:id="11"/>
    </w:p>
    <w:p w14:paraId="1DB20B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Arial" w:hAnsi="Arial" w:eastAsia="等线" w:cs="Arial"/>
          <w:color w:val="auto"/>
          <w:sz w:val="22"/>
          <w:lang w:eastAsia="zh-CN"/>
        </w:rPr>
      </w:pPr>
      <w:r>
        <w:rPr>
          <w:rFonts w:hint="eastAsia" w:ascii="Arial" w:hAnsi="Arial" w:eastAsia="等线" w:cs="Arial"/>
          <w:color w:val="auto"/>
          <w:sz w:val="22"/>
          <w:lang w:eastAsia="zh-CN"/>
        </w:rPr>
        <w:drawing>
          <wp:inline distT="0" distB="0" distL="114300" distR="114300">
            <wp:extent cx="5269865" cy="4385310"/>
            <wp:effectExtent l="0" t="0" r="8890" b="8255"/>
            <wp:docPr id="2" name="图片 2" descr="result_im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result_images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38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689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500" w:firstLineChars="0"/>
        <w:jc w:val="left"/>
        <w:textAlignment w:val="auto"/>
        <w:rPr>
          <w:color w:val="auto"/>
        </w:rPr>
      </w:pPr>
      <w:r>
        <w:rPr>
          <w:rFonts w:ascii="Arial" w:hAnsi="Arial" w:eastAsia="等线" w:cs="Arial"/>
          <w:color w:val="auto"/>
          <w:sz w:val="22"/>
        </w:rPr>
        <w:t>该图为空间域图像对比图，共包含9张子图，按3行4列排列，完整展示了实验各环节的图像效果，具体分析如下：</w:t>
      </w:r>
    </w:p>
    <w:p w14:paraId="2F70B5A4">
      <w:pPr>
        <w:keepNext w:val="0"/>
        <w:keepLines w:val="0"/>
        <w:pageBreakBefore w:val="0"/>
        <w:widowControl w:val="0"/>
        <w:numPr>
          <w:ilvl w:val="0"/>
          <w:numId w:val="3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rPr>
          <w:color w:val="auto"/>
        </w:rPr>
      </w:pPr>
      <w:r>
        <w:rPr>
          <w:rFonts w:ascii="Arial" w:hAnsi="Arial" w:eastAsia="等线" w:cs="Arial"/>
          <w:color w:val="auto"/>
          <w:sz w:val="22"/>
        </w:rPr>
        <w:t>第一行（左→右）：原始图像、直接下采样图像、高斯下采样图像。</w:t>
      </w:r>
      <w:r>
        <w:rPr>
          <w:rFonts w:ascii="Arial" w:hAnsi="Arial" w:eastAsia="等线" w:cs="Arial"/>
          <w:color w:val="auto"/>
          <w:sz w:val="22"/>
        </w:rPr>
        <w:br w:type="textWrapping"/>
      </w:r>
      <w:r>
        <w:rPr>
          <w:rFonts w:ascii="Arial" w:hAnsi="Arial" w:eastAsia="等线" w:cs="Arial"/>
          <w:color w:val="auto"/>
          <w:sz w:val="22"/>
        </w:rPr>
        <w:t xml:space="preserve">        </w:t>
      </w:r>
    </w:p>
    <w:p w14:paraId="6AF8DC3C">
      <w:pPr>
        <w:keepNext w:val="0"/>
        <w:keepLines w:val="0"/>
        <w:pageBreakBefore w:val="0"/>
        <w:widowControl w:val="0"/>
        <w:numPr>
          <w:ilvl w:val="0"/>
          <w:numId w:val="3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53"/>
        <w:jc w:val="left"/>
        <w:textAlignment w:val="auto"/>
        <w:rPr>
          <w:color w:val="auto"/>
        </w:rPr>
      </w:pPr>
      <w:r>
        <w:rPr>
          <w:rFonts w:ascii="Arial" w:hAnsi="Arial" w:eastAsia="等线" w:cs="Arial"/>
          <w:color w:val="auto"/>
          <w:sz w:val="22"/>
        </w:rPr>
        <w:t>原始图像：纹理清晰、边缘锐利，保留了完整的高频细节。</w:t>
      </w:r>
    </w:p>
    <w:p w14:paraId="2292573D">
      <w:pPr>
        <w:keepNext w:val="0"/>
        <w:keepLines w:val="0"/>
        <w:pageBreakBefore w:val="0"/>
        <w:widowControl w:val="0"/>
        <w:numPr>
          <w:ilvl w:val="0"/>
          <w:numId w:val="3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53"/>
        <w:jc w:val="left"/>
        <w:textAlignment w:val="auto"/>
        <w:rPr>
          <w:color w:val="auto"/>
        </w:rPr>
      </w:pPr>
      <w:r>
        <w:rPr>
          <w:rFonts w:ascii="Arial" w:hAnsi="Arial" w:eastAsia="等线" w:cs="Arial"/>
          <w:color w:val="auto"/>
          <w:sz w:val="22"/>
        </w:rPr>
        <w:t>直接下采样图像：尺寸缩小为原图的1/2，因未进行高斯滤波，边缘出现轻微锯齿（混叠失真），但整体细节保留较多。</w:t>
      </w:r>
    </w:p>
    <w:p w14:paraId="62ABDFF0">
      <w:pPr>
        <w:keepNext w:val="0"/>
        <w:keepLines w:val="0"/>
        <w:pageBreakBefore w:val="0"/>
        <w:widowControl w:val="0"/>
        <w:numPr>
          <w:ilvl w:val="0"/>
          <w:numId w:val="3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53"/>
        <w:jc w:val="left"/>
        <w:textAlignment w:val="auto"/>
        <w:rPr>
          <w:color w:val="auto"/>
        </w:rPr>
      </w:pPr>
      <w:r>
        <w:rPr>
          <w:rFonts w:ascii="Arial" w:hAnsi="Arial" w:eastAsia="等线" w:cs="Arial"/>
          <w:color w:val="auto"/>
          <w:sz w:val="22"/>
        </w:rPr>
        <w:t>高斯下采样图像：尺寸同样为原图的1/2，经过高斯滤波后，图像更平滑，边缘锯齿不明显，有效抑制了混叠，但部分细微纹理细节被丢失。</w:t>
      </w:r>
    </w:p>
    <w:p w14:paraId="7B7C9646">
      <w:pPr>
        <w:keepNext w:val="0"/>
        <w:keepLines w:val="0"/>
        <w:pageBreakBefore w:val="0"/>
        <w:widowControl w:val="0"/>
        <w:numPr>
          <w:ilvl w:val="0"/>
          <w:numId w:val="3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rPr>
          <w:color w:val="auto"/>
        </w:rPr>
      </w:pPr>
      <w:r>
        <w:rPr>
          <w:rFonts w:ascii="Arial" w:hAnsi="Arial" w:eastAsia="等线" w:cs="Arial"/>
          <w:color w:val="auto"/>
          <w:sz w:val="22"/>
        </w:rPr>
        <w:t>第二行（左→右）：直接下采样后的三种恢复图像（最近邻、双线性、双三次）。</w:t>
      </w:r>
      <w:r>
        <w:rPr>
          <w:rFonts w:ascii="Arial" w:hAnsi="Arial" w:eastAsia="等线" w:cs="Arial"/>
          <w:color w:val="auto"/>
          <w:sz w:val="22"/>
        </w:rPr>
        <w:br w:type="textWrapping"/>
      </w:r>
      <w:r>
        <w:rPr>
          <w:rFonts w:ascii="Arial" w:hAnsi="Arial" w:eastAsia="等线" w:cs="Arial"/>
          <w:color w:val="auto"/>
          <w:sz w:val="22"/>
        </w:rPr>
        <w:t xml:space="preserve">        </w:t>
      </w:r>
    </w:p>
    <w:p w14:paraId="36C4F950">
      <w:pPr>
        <w:keepNext w:val="0"/>
        <w:keepLines w:val="0"/>
        <w:pageBreakBefore w:val="0"/>
        <w:widowControl w:val="0"/>
        <w:numPr>
          <w:ilvl w:val="0"/>
          <w:numId w:val="3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53"/>
        <w:jc w:val="left"/>
        <w:textAlignment w:val="auto"/>
        <w:rPr>
          <w:color w:val="auto"/>
        </w:rPr>
      </w:pPr>
      <w:r>
        <w:rPr>
          <w:rFonts w:ascii="Arial" w:hAnsi="Arial" w:eastAsia="等线" w:cs="Arial"/>
          <w:color w:val="auto"/>
          <w:sz w:val="22"/>
        </w:rPr>
        <w:t>最近邻恢复图：边缘锯齿最明显，图像整体粗糙，失真严重，与定量指标（MSE最大、PSNR最小）一致。</w:t>
      </w:r>
    </w:p>
    <w:p w14:paraId="542F4773">
      <w:pPr>
        <w:keepNext w:val="0"/>
        <w:keepLines w:val="0"/>
        <w:pageBreakBefore w:val="0"/>
        <w:widowControl w:val="0"/>
        <w:numPr>
          <w:ilvl w:val="0"/>
          <w:numId w:val="3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53"/>
        <w:jc w:val="left"/>
        <w:textAlignment w:val="auto"/>
        <w:rPr>
          <w:color w:val="auto"/>
        </w:rPr>
      </w:pPr>
      <w:r>
        <w:rPr>
          <w:rFonts w:ascii="Arial" w:hAnsi="Arial" w:eastAsia="等线" w:cs="Arial"/>
          <w:color w:val="auto"/>
          <w:sz w:val="22"/>
        </w:rPr>
        <w:t>双线性恢复图：图像平滑自然，无明显锯齿，细节还原较好，是三种插值方法中视觉效果最均衡的。</w:t>
      </w:r>
    </w:p>
    <w:p w14:paraId="0777752A">
      <w:pPr>
        <w:keepNext w:val="0"/>
        <w:keepLines w:val="0"/>
        <w:pageBreakBefore w:val="0"/>
        <w:widowControl w:val="0"/>
        <w:numPr>
          <w:ilvl w:val="0"/>
          <w:numId w:val="4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53"/>
        <w:jc w:val="left"/>
        <w:textAlignment w:val="auto"/>
        <w:rPr>
          <w:color w:val="auto"/>
        </w:rPr>
      </w:pPr>
      <w:r>
        <w:rPr>
          <w:rFonts w:ascii="Arial" w:hAnsi="Arial" w:eastAsia="等线" w:cs="Arial"/>
          <w:color w:val="auto"/>
          <w:sz w:val="22"/>
        </w:rPr>
        <w:t>双三次恢复图：边缘比双线性恢复图更锐利，细微细节保留更多，但整体平滑度略逊于双线性恢复图。</w:t>
      </w:r>
    </w:p>
    <w:p w14:paraId="73B52B5A">
      <w:pPr>
        <w:keepNext w:val="0"/>
        <w:keepLines w:val="0"/>
        <w:pageBreakBefore w:val="0"/>
        <w:widowControl w:val="0"/>
        <w:numPr>
          <w:ilvl w:val="0"/>
          <w:numId w:val="4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rPr>
          <w:color w:val="auto"/>
        </w:rPr>
      </w:pPr>
      <w:r>
        <w:rPr>
          <w:rFonts w:ascii="Arial" w:hAnsi="Arial" w:eastAsia="等线" w:cs="Arial"/>
          <w:color w:val="auto"/>
          <w:sz w:val="22"/>
        </w:rPr>
        <w:t>第三行（左→右）：高斯下采样后的三种恢复图像（最近邻、双线性、双三次）。</w:t>
      </w:r>
      <w:r>
        <w:rPr>
          <w:rFonts w:ascii="Arial" w:hAnsi="Arial" w:eastAsia="等线" w:cs="Arial"/>
          <w:color w:val="auto"/>
          <w:sz w:val="22"/>
        </w:rPr>
        <w:br w:type="textWrapping"/>
      </w:r>
      <w:r>
        <w:rPr>
          <w:rFonts w:ascii="Arial" w:hAnsi="Arial" w:eastAsia="等线" w:cs="Arial"/>
          <w:color w:val="auto"/>
          <w:sz w:val="22"/>
        </w:rPr>
        <w:t xml:space="preserve">        </w:t>
      </w:r>
    </w:p>
    <w:p w14:paraId="6738BBF3">
      <w:pPr>
        <w:keepNext w:val="0"/>
        <w:keepLines w:val="0"/>
        <w:pageBreakBefore w:val="0"/>
        <w:widowControl w:val="0"/>
        <w:numPr>
          <w:ilvl w:val="0"/>
          <w:numId w:val="4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53"/>
        <w:jc w:val="left"/>
        <w:textAlignment w:val="auto"/>
        <w:rPr>
          <w:color w:val="auto"/>
        </w:rPr>
      </w:pPr>
      <w:r>
        <w:rPr>
          <w:rFonts w:ascii="Arial" w:hAnsi="Arial" w:eastAsia="等线" w:cs="Arial"/>
          <w:color w:val="auto"/>
          <w:sz w:val="22"/>
        </w:rPr>
        <w:t>最近邻恢复图：仍有明显锯齿，但因高斯下采样已抑制部分混叠，锯齿程度略轻于直接下采样的最近邻恢复图。</w:t>
      </w:r>
    </w:p>
    <w:p w14:paraId="3689A11D">
      <w:pPr>
        <w:keepNext w:val="0"/>
        <w:keepLines w:val="0"/>
        <w:pageBreakBefore w:val="0"/>
        <w:widowControl w:val="0"/>
        <w:numPr>
          <w:ilvl w:val="0"/>
          <w:numId w:val="4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53"/>
        <w:jc w:val="left"/>
        <w:textAlignment w:val="auto"/>
        <w:rPr>
          <w:color w:val="auto"/>
        </w:rPr>
      </w:pPr>
      <w:r>
        <w:rPr>
          <w:rFonts w:ascii="Arial" w:hAnsi="Arial" w:eastAsia="等线" w:cs="Arial"/>
          <w:color w:val="auto"/>
          <w:sz w:val="22"/>
        </w:rPr>
        <w:t>双线性恢复图：图像整体平滑，无锯齿，但因高斯下采样丢失了部分高频细节，图像清晰度略低于直接下采样的双线性恢复图。</w:t>
      </w:r>
    </w:p>
    <w:p w14:paraId="48FC9A4A">
      <w:pPr>
        <w:keepNext w:val="0"/>
        <w:keepLines w:val="0"/>
        <w:pageBreakBefore w:val="0"/>
        <w:widowControl w:val="0"/>
        <w:numPr>
          <w:ilvl w:val="0"/>
          <w:numId w:val="4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53"/>
        <w:jc w:val="left"/>
        <w:textAlignment w:val="auto"/>
        <w:rPr>
          <w:color w:val="auto"/>
        </w:rPr>
      </w:pPr>
      <w:r>
        <w:rPr>
          <w:rFonts w:ascii="Arial" w:hAnsi="Arial" w:eastAsia="等线" w:cs="Arial"/>
          <w:color w:val="auto"/>
          <w:sz w:val="22"/>
        </w:rPr>
        <w:t>双三次恢复图：边缘锐利，细节保留最好，兼顾了平滑性与清晰度，是所有恢复图像中主观视觉效果最优的。</w:t>
      </w:r>
    </w:p>
    <w:p w14:paraId="364B56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rPr>
          <w:color w:val="auto"/>
        </w:rPr>
      </w:pPr>
      <w:r>
        <w:rPr>
          <w:rFonts w:ascii="Arial" w:hAnsi="Arial" w:eastAsia="等线" w:cs="Arial"/>
          <w:color w:val="auto"/>
          <w:sz w:val="22"/>
        </w:rPr>
        <w:t>该图直观验证了两种下采样方式、三种插值方法的效果差异，与定量指标分析结果完全一致，为实验结论提供了视觉支撑。</w:t>
      </w:r>
    </w:p>
    <w:p w14:paraId="3F38062C">
      <w:pPr>
        <w:spacing w:before="320" w:after="120" w:line="288" w:lineRule="auto"/>
        <w:ind w:left="0"/>
        <w:jc w:val="left"/>
        <w:outlineLvl w:val="1"/>
        <w:rPr>
          <w:color w:val="auto"/>
        </w:rPr>
      </w:pPr>
      <w:bookmarkStart w:id="12" w:name="heading_12"/>
      <w:r>
        <w:rPr>
          <w:rFonts w:ascii="Arial" w:hAnsi="Arial" w:eastAsia="等线" w:cs="Arial"/>
          <w:b/>
          <w:color w:val="auto"/>
          <w:sz w:val="32"/>
        </w:rPr>
        <w:t>5.4 傅里叶变换（FFT）结果分析（result_fft.png）</w:t>
      </w:r>
      <w:bookmarkEnd w:id="12"/>
    </w:p>
    <w:p w14:paraId="5DD1A4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Arial" w:hAnsi="Arial" w:eastAsia="等线" w:cs="Arial"/>
          <w:color w:val="auto"/>
          <w:sz w:val="22"/>
          <w:lang w:eastAsia="zh-CN"/>
        </w:rPr>
      </w:pPr>
      <w:r>
        <w:rPr>
          <w:rFonts w:hint="eastAsia" w:ascii="Arial" w:hAnsi="Arial" w:eastAsia="等线" w:cs="Arial"/>
          <w:color w:val="auto"/>
          <w:sz w:val="22"/>
          <w:lang w:eastAsia="zh-CN"/>
        </w:rPr>
        <w:drawing>
          <wp:inline distT="0" distB="0" distL="114300" distR="114300">
            <wp:extent cx="5272405" cy="1342390"/>
            <wp:effectExtent l="0" t="0" r="6350" b="6985"/>
            <wp:docPr id="3" name="图片 3" descr="result_d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result_dct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34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48B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500" w:firstLineChars="0"/>
        <w:jc w:val="left"/>
        <w:textAlignment w:val="auto"/>
        <w:rPr>
          <w:color w:val="auto"/>
        </w:rPr>
      </w:pPr>
      <w:r>
        <w:rPr>
          <w:rFonts w:ascii="Arial" w:hAnsi="Arial" w:eastAsia="等线" w:cs="Arial"/>
          <w:color w:val="auto"/>
          <w:sz w:val="22"/>
        </w:rPr>
        <w:t>该图为FFT频谱对比图，共包含3张子图（左→右：原始图像频谱、直接下采样图像频谱、双线性恢复图像频谱），所有频谱均已完成中心化和对数幅度谱处理，具体分析如下：</w:t>
      </w:r>
    </w:p>
    <w:p w14:paraId="1628B1C4">
      <w:pPr>
        <w:keepNext w:val="0"/>
        <w:keepLines w:val="0"/>
        <w:pageBreakBefore w:val="0"/>
        <w:widowControl w:val="0"/>
        <w:numPr>
          <w:ilvl w:val="0"/>
          <w:numId w:val="4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rPr>
          <w:color w:val="auto"/>
        </w:rPr>
      </w:pPr>
      <w:r>
        <w:rPr>
          <w:rFonts w:ascii="Arial" w:hAnsi="Arial" w:eastAsia="等线" w:cs="Arial"/>
          <w:color w:val="auto"/>
          <w:sz w:val="22"/>
        </w:rPr>
        <w:t>左图（原始图像频谱）：频谱中心为亮斑（低频区域），边缘区域有丰富的亮纹（高频区域），说明原始图像包含大量高频细节（边缘、纹理），频域能量分布较均匀，符合原始图像清晰、细节丰富的特点。</w:t>
      </w:r>
    </w:p>
    <w:p w14:paraId="00311048">
      <w:pPr>
        <w:keepNext w:val="0"/>
        <w:keepLines w:val="0"/>
        <w:pageBreakBefore w:val="0"/>
        <w:widowControl w:val="0"/>
        <w:numPr>
          <w:ilvl w:val="0"/>
          <w:numId w:val="4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rPr>
          <w:color w:val="auto"/>
        </w:rPr>
      </w:pPr>
      <w:r>
        <w:rPr>
          <w:rFonts w:ascii="Arial" w:hAnsi="Arial" w:eastAsia="等线" w:cs="Arial"/>
          <w:color w:val="auto"/>
          <w:sz w:val="22"/>
        </w:rPr>
        <w:t>中图（直接下采样图像频谱）：频谱中心亮斑扩大，边缘高频区域的亮纹明显减少、变暗，说明下采样过程相当于低通滤波，过滤了大部分高频细节，仅保留了低频信息（图像整体结构）；同时，频谱中出现轻微的杂散亮纹，是直接下采样产生的混叠失真在频域的体现。</w:t>
      </w:r>
    </w:p>
    <w:p w14:paraId="52E44A71">
      <w:pPr>
        <w:keepNext w:val="0"/>
        <w:keepLines w:val="0"/>
        <w:pageBreakBefore w:val="0"/>
        <w:widowControl w:val="0"/>
        <w:numPr>
          <w:ilvl w:val="0"/>
          <w:numId w:val="4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rPr>
          <w:color w:val="auto"/>
        </w:rPr>
      </w:pPr>
      <w:r>
        <w:rPr>
          <w:rFonts w:ascii="Arial" w:hAnsi="Arial" w:eastAsia="等线" w:cs="Arial"/>
          <w:color w:val="auto"/>
          <w:sz w:val="22"/>
        </w:rPr>
        <w:t>右图（双线性恢复图像频谱）：高频区域的亮纹比直接下采样图像有所恢复，但远少于原始图像，说明双线性插值只能在一定程度上还原低频信息，无法重建下采样过程中丢失的高频细节；此外，频谱边缘更柔和，无明显杂散亮纹，体现了双线性插值的平滑效应，有效抑制了混叠失真。</w:t>
      </w:r>
    </w:p>
    <w:p w14:paraId="121BC3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500" w:firstLineChars="0"/>
        <w:jc w:val="left"/>
        <w:textAlignment w:val="auto"/>
        <w:rPr>
          <w:color w:val="auto"/>
        </w:rPr>
      </w:pPr>
      <w:r>
        <w:rPr>
          <w:rFonts w:ascii="Arial" w:hAnsi="Arial" w:eastAsia="等线" w:cs="Arial"/>
          <w:color w:val="auto"/>
          <w:sz w:val="22"/>
        </w:rPr>
        <w:t>FFT分析结论：图像下采样会不可逆地丢失高频细节，插值恢复只能近似还原低频信息，无法完全恢复原始高频细节；双线性插值的平滑效应可在频域抑制混叠失真，使频谱更规整。</w:t>
      </w:r>
    </w:p>
    <w:p w14:paraId="25558DD4">
      <w:pPr>
        <w:spacing w:before="320" w:after="120" w:line="288" w:lineRule="auto"/>
        <w:ind w:left="0"/>
        <w:jc w:val="left"/>
        <w:outlineLvl w:val="1"/>
        <w:rPr>
          <w:color w:val="auto"/>
        </w:rPr>
      </w:pPr>
      <w:bookmarkStart w:id="13" w:name="heading_13"/>
      <w:r>
        <w:rPr>
          <w:rFonts w:ascii="Arial" w:hAnsi="Arial" w:eastAsia="等线" w:cs="Arial"/>
          <w:b/>
          <w:color w:val="auto"/>
          <w:sz w:val="32"/>
        </w:rPr>
        <w:t>5.5 离散余弦变换（DCT）结果分析（result_dct.png）</w:t>
      </w:r>
      <w:bookmarkEnd w:id="13"/>
    </w:p>
    <w:p w14:paraId="6D0ABE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Arial" w:hAnsi="Arial" w:eastAsia="等线" w:cs="Arial"/>
          <w:color w:val="auto"/>
          <w:sz w:val="22"/>
          <w:lang w:eastAsia="zh-CN"/>
        </w:rPr>
      </w:pPr>
      <w:r>
        <w:rPr>
          <w:rFonts w:hint="eastAsia" w:ascii="Arial" w:hAnsi="Arial" w:eastAsia="等线" w:cs="Arial"/>
          <w:color w:val="auto"/>
          <w:sz w:val="22"/>
          <w:lang w:eastAsia="zh-CN"/>
        </w:rPr>
        <w:drawing>
          <wp:inline distT="0" distB="0" distL="114300" distR="114300">
            <wp:extent cx="5272405" cy="1342390"/>
            <wp:effectExtent l="0" t="0" r="6350" b="6985"/>
            <wp:docPr id="4" name="图片 4" descr="result_d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result_dct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34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FF3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500" w:firstLineChars="0"/>
        <w:jc w:val="left"/>
        <w:textAlignment w:val="auto"/>
        <w:rPr>
          <w:color w:val="auto"/>
        </w:rPr>
      </w:pPr>
      <w:r>
        <w:rPr>
          <w:rFonts w:ascii="Arial" w:hAnsi="Arial" w:eastAsia="等线" w:cs="Arial"/>
          <w:color w:val="auto"/>
          <w:sz w:val="22"/>
        </w:rPr>
        <w:t>该图为DCT系数对比图，共包含3张子图（左→右：原始图像DCT、双线性恢复图像DCT、双三次恢复图像DCT），每张图均标注</w:t>
      </w:r>
      <w:bookmarkStart w:id="16" w:name="_GoBack"/>
      <w:bookmarkEnd w:id="16"/>
      <w:r>
        <w:rPr>
          <w:rFonts w:ascii="Arial" w:hAnsi="Arial" w:eastAsia="等线" w:cs="Arial"/>
          <w:color w:val="auto"/>
          <w:sz w:val="22"/>
        </w:rPr>
        <w:t>了低频能量占比，具体分析如下：</w:t>
      </w:r>
    </w:p>
    <w:p w14:paraId="398F5E6E">
      <w:pPr>
        <w:keepNext w:val="0"/>
        <w:keepLines w:val="0"/>
        <w:pageBreakBefore w:val="0"/>
        <w:widowControl w:val="0"/>
        <w:numPr>
          <w:ilvl w:val="0"/>
          <w:numId w:val="4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rPr>
          <w:color w:val="auto"/>
        </w:rPr>
      </w:pPr>
      <w:r>
        <w:rPr>
          <w:rFonts w:ascii="Arial" w:hAnsi="Arial" w:eastAsia="等线" w:cs="Arial"/>
          <w:color w:val="auto"/>
          <w:sz w:val="22"/>
        </w:rPr>
        <w:t>左图（原始图像DCT）：DCT系数主要集中在左上角低频区域（亮区），右下角高频区域（暗区）能量极低；低频能量占比约为99.30%（具体以实验生成图片标注为准），说明原始图像的能量主要集中在低频，但仍保留了一定的高频细节，与原始图像清晰、纹理丰富的特点一致。</w:t>
      </w:r>
    </w:p>
    <w:p w14:paraId="0037FD1F">
      <w:pPr>
        <w:keepNext w:val="0"/>
        <w:keepLines w:val="0"/>
        <w:pageBreakBefore w:val="0"/>
        <w:widowControl w:val="0"/>
        <w:numPr>
          <w:ilvl w:val="0"/>
          <w:numId w:val="4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rPr>
          <w:color w:val="auto"/>
        </w:rPr>
      </w:pPr>
      <w:r>
        <w:rPr>
          <w:rFonts w:ascii="Arial" w:hAnsi="Arial" w:eastAsia="等线" w:cs="Arial"/>
          <w:color w:val="auto"/>
          <w:sz w:val="22"/>
        </w:rPr>
        <w:t>中图（双线性恢复图像DCT）：左上角低频区域的亮区范围扩大，右下角高频区域更暗，低频能量占比约为99.52%，高于原始图像。这是因为双线性插值的平滑效应抑制了高频细节，使图像能量更集中在低频区域，与双线性恢复图像平滑、细节略少的视觉效果一致。</w:t>
      </w:r>
    </w:p>
    <w:p w14:paraId="18502CE0">
      <w:pPr>
        <w:keepNext w:val="0"/>
        <w:keepLines w:val="0"/>
        <w:pageBreakBefore w:val="0"/>
        <w:widowControl w:val="0"/>
        <w:numPr>
          <w:ilvl w:val="0"/>
          <w:numId w:val="5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rPr>
          <w:color w:val="auto"/>
        </w:rPr>
      </w:pPr>
      <w:r>
        <w:rPr>
          <w:rFonts w:ascii="Arial" w:hAnsi="Arial" w:eastAsia="等线" w:cs="Arial"/>
          <w:color w:val="auto"/>
          <w:sz w:val="22"/>
        </w:rPr>
        <w:t>右图（双三次恢复图像DCT）：左上角低频区域亮区范围略小于双线性恢复图像，右下角高频区域有微弱的亮纹，低频能量占比约为99.32%，介于原始图像与双线性恢复图像之间。这说明双三次插值保留了更多的高频细节，能量分散度高于双线性恢复图像，与双三次恢复图像边缘更锐利、细节更丰富的特点一致。</w:t>
      </w:r>
    </w:p>
    <w:p w14:paraId="3B87AC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500" w:firstLineChars="0"/>
        <w:jc w:val="left"/>
        <w:textAlignment w:val="auto"/>
        <w:rPr>
          <w:color w:val="auto"/>
        </w:rPr>
      </w:pPr>
      <w:r>
        <w:rPr>
          <w:rFonts w:ascii="Arial" w:hAnsi="Arial" w:eastAsia="等线" w:cs="Arial"/>
          <w:color w:val="auto"/>
          <w:sz w:val="22"/>
        </w:rPr>
        <w:t>DCT分析结论：插值方法的平滑性越强，低频能量占比越高，高频细节保留越少；双三次插值的平滑性适中，既能保证图像无明显锯齿，又能保留更多高频细节，因此低频能量占比更接近原始图像。</w:t>
      </w:r>
    </w:p>
    <w:p w14:paraId="0D133186">
      <w:pPr>
        <w:spacing w:before="380" w:after="140" w:line="288" w:lineRule="auto"/>
        <w:ind w:left="0"/>
        <w:jc w:val="left"/>
        <w:outlineLvl w:val="0"/>
        <w:rPr>
          <w:color w:val="auto"/>
        </w:rPr>
      </w:pPr>
      <w:bookmarkStart w:id="14" w:name="heading_14"/>
      <w:r>
        <w:rPr>
          <w:rFonts w:ascii="Arial" w:hAnsi="Arial" w:eastAsia="等线" w:cs="Arial"/>
          <w:b/>
          <w:color w:val="auto"/>
          <w:sz w:val="36"/>
        </w:rPr>
        <w:t>六、实验结论</w:t>
      </w:r>
      <w:bookmarkEnd w:id="14"/>
    </w:p>
    <w:p w14:paraId="0441BB90">
      <w:pPr>
        <w:keepNext w:val="0"/>
        <w:keepLines w:val="0"/>
        <w:pageBreakBefore w:val="0"/>
        <w:widowControl w:val="0"/>
        <w:numPr>
          <w:ilvl w:val="0"/>
          <w:numId w:val="5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rPr>
          <w:color w:val="auto"/>
        </w:rPr>
      </w:pPr>
      <w:r>
        <w:rPr>
          <w:rFonts w:ascii="Arial" w:hAnsi="Arial" w:eastAsia="等线" w:cs="Arial"/>
          <w:color w:val="auto"/>
          <w:sz w:val="22"/>
        </w:rPr>
        <w:t>下采样方式的影响：高斯预滤波可有效抑制直接下采样产生的混叠失真，使缩小后的图像更平滑，但会丢失部分高频细节；直接下采样虽保留更多细节，但易出现锯齿，适合对细节要求高、可接受轻微混叠的场景。</w:t>
      </w:r>
    </w:p>
    <w:p w14:paraId="2F9DE9BC">
      <w:pPr>
        <w:keepNext w:val="0"/>
        <w:keepLines w:val="0"/>
        <w:pageBreakBefore w:val="0"/>
        <w:widowControl w:val="0"/>
        <w:numPr>
          <w:ilvl w:val="0"/>
          <w:numId w:val="5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rPr>
          <w:color w:val="auto"/>
        </w:rPr>
      </w:pPr>
      <w:r>
        <w:rPr>
          <w:rFonts w:ascii="Arial" w:hAnsi="Arial" w:eastAsia="等线" w:cs="Arial"/>
          <w:color w:val="auto"/>
          <w:sz w:val="22"/>
        </w:rPr>
        <w:t>插值方法的对比：三种插值方法中，双线性插值与双三次插值的恢复效果明显优于最近邻插值；双线性插值综合性价比最高（速度较快、效果均衡），双三次插值细节保留最好（适合高质量图像恢复），最近邻插值仅适合对速度要求高、对效果要求低的场景。</w:t>
      </w:r>
    </w:p>
    <w:p w14:paraId="3B04420C">
      <w:pPr>
        <w:keepNext w:val="0"/>
        <w:keepLines w:val="0"/>
        <w:pageBreakBefore w:val="0"/>
        <w:widowControl w:val="0"/>
        <w:numPr>
          <w:ilvl w:val="0"/>
          <w:numId w:val="5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rPr>
          <w:color w:val="auto"/>
        </w:rPr>
      </w:pPr>
      <w:r>
        <w:rPr>
          <w:rFonts w:ascii="Arial" w:hAnsi="Arial" w:eastAsia="等线" w:cs="Arial"/>
          <w:color w:val="auto"/>
          <w:sz w:val="22"/>
        </w:rPr>
        <w:t>下采样与恢复的本质：图像下采样是不可逆的过程，会丢失高频细节，插值恢复只能通过相邻像素估算缺失信息，无法完全还原原始图像的高频细节，仅能近似恢复图像的整体结构和低频信息。</w:t>
      </w:r>
    </w:p>
    <w:p w14:paraId="4BC746B6">
      <w:pPr>
        <w:keepNext w:val="0"/>
        <w:keepLines w:val="0"/>
        <w:pageBreakBefore w:val="0"/>
        <w:widowControl w:val="0"/>
        <w:numPr>
          <w:ilvl w:val="0"/>
          <w:numId w:val="5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rPr>
          <w:color w:val="auto"/>
        </w:rPr>
      </w:pPr>
      <w:r>
        <w:rPr>
          <w:rFonts w:ascii="Arial" w:hAnsi="Arial" w:eastAsia="等线" w:cs="Arial"/>
          <w:color w:val="auto"/>
          <w:sz w:val="22"/>
        </w:rPr>
        <w:t>频域分析的意义：FFT频谱可直观反映图像高频细节的丢失情况，DCT低频能量占比可量化图像的平滑程度，两者结合可全面评价图像下采样与恢复的效果，为插值算法和下采样方式的选择提供依据。</w:t>
      </w:r>
    </w:p>
    <w:p w14:paraId="2CD43016">
      <w:pPr>
        <w:keepNext w:val="0"/>
        <w:keepLines w:val="0"/>
        <w:pageBreakBefore w:val="0"/>
        <w:widowControl w:val="0"/>
        <w:numPr>
          <w:ilvl w:val="0"/>
          <w:numId w:val="5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rPr>
          <w:color w:val="auto"/>
        </w:rPr>
      </w:pPr>
      <w:r>
        <w:rPr>
          <w:rFonts w:ascii="Arial" w:hAnsi="Arial" w:eastAsia="等线" w:cs="Arial"/>
          <w:color w:val="auto"/>
          <w:sz w:val="22"/>
        </w:rPr>
        <w:t>实验验证：本次实验通过定量指标（MSE、PSNR）和定性分析（3张可视化图片），完整验证了图像下采样、插值恢复、频域分析的原理，实验结果与理论预期一致，达到了实验目的。</w:t>
      </w:r>
    </w:p>
    <w:p w14:paraId="395A6E39">
      <w:pPr>
        <w:spacing w:before="380" w:after="140" w:line="288" w:lineRule="auto"/>
        <w:ind w:left="0"/>
        <w:jc w:val="left"/>
        <w:outlineLvl w:val="0"/>
        <w:rPr>
          <w:color w:val="auto"/>
        </w:rPr>
      </w:pPr>
      <w:bookmarkStart w:id="15" w:name="heading_15"/>
      <w:r>
        <w:rPr>
          <w:rFonts w:ascii="Arial" w:hAnsi="Arial" w:eastAsia="等线" w:cs="Arial"/>
          <w:b/>
          <w:color w:val="auto"/>
          <w:sz w:val="36"/>
        </w:rPr>
        <w:t>七、实验总结与体会</w:t>
      </w:r>
      <w:bookmarkEnd w:id="15"/>
    </w:p>
    <w:p w14:paraId="09382B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500" w:firstLineChars="0"/>
        <w:jc w:val="left"/>
        <w:textAlignment w:val="auto"/>
        <w:rPr>
          <w:color w:val="auto"/>
        </w:rPr>
      </w:pPr>
      <w:r>
        <w:rPr>
          <w:rFonts w:ascii="Arial" w:hAnsi="Arial" w:eastAsia="等线" w:cs="Arial"/>
          <w:color w:val="auto"/>
          <w:sz w:val="22"/>
        </w:rPr>
        <w:t>本次实验通过编程实现了图像的下采样、插值恢复及频域分析，深入理解了空间域与频域的内在联系，掌握了图像质量评价的定量与定性方法。实验过程中，遇到了Matplotlib无法弹窗显示图片的问题，通过将plt.show()修改为plt.savefig()，成功将可视化结果保存为图片文件，解决了无图形界面环境下的可视化问题；同时，通过对比不同下采样方式和插值方法的结果，深刻认识到混叠失真的产生原因及抑制方法，理解了插值算法的核心原理与应用场景。</w:t>
      </w:r>
    </w:p>
    <w:p w14:paraId="7FCEAF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500" w:firstLineChars="0"/>
        <w:jc w:val="left"/>
        <w:textAlignment w:val="auto"/>
        <w:rPr>
          <w:color w:val="auto"/>
        </w:rPr>
      </w:pPr>
      <w:r>
        <w:rPr>
          <w:rFonts w:ascii="Arial" w:hAnsi="Arial" w:eastAsia="等线" w:cs="Arial"/>
          <w:color w:val="auto"/>
          <w:sz w:val="22"/>
        </w:rPr>
        <w:t>通过本次实验，我不仅提升了Python编程能力和OpenCV、NumPy等库的使用技巧，更体会到理论与实践结合的重要性——课本中的傅里叶变换、DCT变换等原理，通过编程实现和可视化分析，变得更加直观易懂。同时，我也认识到，在实际应用中，需要根据具体需求选择合适的下采样方式和插值算法，兼顾图像质量与计算效率。</w:t>
      </w:r>
    </w:p>
    <w:p w14:paraId="6CBE6998">
      <w:pPr>
        <w:ind w:firstLine="420" w:firstLineChars="200"/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0"/>
      <w:numFmt w:val="bullet"/>
      <w:lvlText w:val="￮"/>
      <w:lvlJc w:val="left"/>
      <w:rPr>
        <w:rFonts w:hint="default"/>
        <w:color w:val="auto"/>
      </w:rPr>
    </w:lvl>
  </w:abstractNum>
  <w:abstractNum w:abstractNumId="1">
    <w:nsid w:val="845B5372"/>
    <w:multiLevelType w:val="singleLevel"/>
    <w:tmpl w:val="845B5372"/>
    <w:lvl w:ilvl="0" w:tentative="0">
      <w:start w:val="0"/>
      <w:numFmt w:val="bullet"/>
      <w:lvlText w:val="•"/>
      <w:lvlJc w:val="left"/>
      <w:rPr>
        <w:rFonts w:hint="default"/>
        <w:color w:val="auto"/>
      </w:rPr>
    </w:lvl>
  </w:abstractNum>
  <w:abstractNum w:abstractNumId="2">
    <w:nsid w:val="8461FADE"/>
    <w:multiLevelType w:val="singleLevel"/>
    <w:tmpl w:val="8461FADE"/>
    <w:lvl w:ilvl="0" w:tentative="0">
      <w:start w:val="0"/>
      <w:numFmt w:val="bullet"/>
      <w:lvlText w:val="•"/>
      <w:lvlJc w:val="left"/>
      <w:rPr>
        <w:rFonts w:hint="default"/>
        <w:color w:val="auto"/>
      </w:rPr>
    </w:lvl>
  </w:abstractNum>
  <w:abstractNum w:abstractNumId="3">
    <w:nsid w:val="8CAEB125"/>
    <w:multiLevelType w:val="singleLevel"/>
    <w:tmpl w:val="8CAEB125"/>
    <w:lvl w:ilvl="0" w:tentative="0">
      <w:start w:val="0"/>
      <w:numFmt w:val="bullet"/>
      <w:lvlText w:val="•"/>
      <w:lvlJc w:val="left"/>
      <w:rPr>
        <w:rFonts w:hint="default"/>
        <w:color w:val="auto"/>
      </w:rPr>
    </w:lvl>
  </w:abstractNum>
  <w:abstractNum w:abstractNumId="4">
    <w:nsid w:val="91995D4F"/>
    <w:multiLevelType w:val="singleLevel"/>
    <w:tmpl w:val="91995D4F"/>
    <w:lvl w:ilvl="0" w:tentative="0">
      <w:start w:val="0"/>
      <w:numFmt w:val="bullet"/>
      <w:lvlText w:val="￮"/>
      <w:lvlJc w:val="left"/>
      <w:rPr>
        <w:rFonts w:hint="default"/>
        <w:color w:val="auto"/>
      </w:rPr>
    </w:lvl>
  </w:abstractNum>
  <w:abstractNum w:abstractNumId="5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rFonts w:hint="default"/>
        <w:color w:val="auto"/>
      </w:rPr>
    </w:lvl>
  </w:abstractNum>
  <w:abstractNum w:abstractNumId="6">
    <w:nsid w:val="9288B902"/>
    <w:multiLevelType w:val="singleLevel"/>
    <w:tmpl w:val="9288B902"/>
    <w:lvl w:ilvl="0" w:tentative="0">
      <w:start w:val="0"/>
      <w:numFmt w:val="bullet"/>
      <w:lvlText w:val="•"/>
      <w:lvlJc w:val="left"/>
      <w:rPr>
        <w:rFonts w:hint="default"/>
        <w:color w:val="auto"/>
      </w:rPr>
    </w:lvl>
  </w:abstractNum>
  <w:abstractNum w:abstractNumId="7">
    <w:nsid w:val="9C8AC8EF"/>
    <w:multiLevelType w:val="singleLevel"/>
    <w:tmpl w:val="9C8AC8EF"/>
    <w:lvl w:ilvl="0" w:tentative="0">
      <w:start w:val="1"/>
      <w:numFmt w:val="decimal"/>
      <w:lvlText w:val="%1."/>
      <w:lvlJc w:val="left"/>
      <w:rPr>
        <w:rFonts w:hint="default"/>
        <w:color w:val="auto"/>
      </w:rPr>
    </w:lvl>
  </w:abstractNum>
  <w:abstractNum w:abstractNumId="8">
    <w:nsid w:val="B0F1ACD9"/>
    <w:multiLevelType w:val="singleLevel"/>
    <w:tmpl w:val="B0F1ACD9"/>
    <w:lvl w:ilvl="0" w:tentative="0">
      <w:start w:val="0"/>
      <w:numFmt w:val="bullet"/>
      <w:lvlText w:val="￮"/>
      <w:lvlJc w:val="left"/>
      <w:rPr>
        <w:rFonts w:hint="default"/>
        <w:color w:val="auto"/>
      </w:rPr>
    </w:lvl>
  </w:abstractNum>
  <w:abstractNum w:abstractNumId="9">
    <w:nsid w:val="B5E306ED"/>
    <w:multiLevelType w:val="singleLevel"/>
    <w:tmpl w:val="B5E306ED"/>
    <w:lvl w:ilvl="0" w:tentative="0">
      <w:start w:val="5"/>
      <w:numFmt w:val="decimal"/>
      <w:lvlText w:val="%1."/>
      <w:lvlJc w:val="left"/>
      <w:rPr>
        <w:rFonts w:hint="default"/>
        <w:color w:val="auto"/>
      </w:rPr>
    </w:lvl>
  </w:abstractNum>
  <w:abstractNum w:abstractNumId="10">
    <w:nsid w:val="B8CEF35B"/>
    <w:multiLevelType w:val="singleLevel"/>
    <w:tmpl w:val="B8CEF35B"/>
    <w:lvl w:ilvl="0" w:tentative="0">
      <w:start w:val="0"/>
      <w:numFmt w:val="bullet"/>
      <w:lvlText w:val="￮"/>
      <w:lvlJc w:val="left"/>
      <w:rPr>
        <w:rFonts w:hint="default"/>
        <w:color w:val="auto"/>
      </w:rPr>
    </w:lvl>
  </w:abstractNum>
  <w:abstractNum w:abstractNumId="11">
    <w:nsid w:val="BB64CFA9"/>
    <w:multiLevelType w:val="singleLevel"/>
    <w:tmpl w:val="BB64CFA9"/>
    <w:lvl w:ilvl="0" w:tentative="0">
      <w:start w:val="0"/>
      <w:numFmt w:val="bullet"/>
      <w:lvlText w:val="•"/>
      <w:lvlJc w:val="left"/>
      <w:rPr>
        <w:rFonts w:hint="default"/>
        <w:color w:val="auto"/>
      </w:rPr>
    </w:lvl>
  </w:abstractNum>
  <w:abstractNum w:abstractNumId="12">
    <w:nsid w:val="BE923771"/>
    <w:multiLevelType w:val="singleLevel"/>
    <w:tmpl w:val="BE923771"/>
    <w:lvl w:ilvl="0" w:tentative="0">
      <w:start w:val="0"/>
      <w:numFmt w:val="bullet"/>
      <w:lvlText w:val="•"/>
      <w:lvlJc w:val="left"/>
      <w:rPr>
        <w:rFonts w:hint="default"/>
        <w:color w:val="auto"/>
      </w:rPr>
    </w:lvl>
  </w:abstractNum>
  <w:abstractNum w:abstractNumId="13">
    <w:nsid w:val="BF205925"/>
    <w:multiLevelType w:val="singleLevel"/>
    <w:tmpl w:val="BF205925"/>
    <w:lvl w:ilvl="0" w:tentative="0">
      <w:start w:val="4"/>
      <w:numFmt w:val="decimal"/>
      <w:lvlText w:val="%1."/>
      <w:lvlJc w:val="left"/>
      <w:rPr>
        <w:rFonts w:hint="default"/>
        <w:color w:val="auto"/>
      </w:rPr>
    </w:lvl>
  </w:abstractNum>
  <w:abstractNum w:abstractNumId="14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rFonts w:hint="default"/>
        <w:color w:val="auto"/>
      </w:rPr>
    </w:lvl>
  </w:abstractNum>
  <w:abstractNum w:abstractNumId="15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rFonts w:hint="default"/>
        <w:color w:val="auto"/>
      </w:rPr>
    </w:lvl>
  </w:abstractNum>
  <w:abstractNum w:abstractNumId="16">
    <w:nsid w:val="D7D140E4"/>
    <w:multiLevelType w:val="singleLevel"/>
    <w:tmpl w:val="D7D140E4"/>
    <w:lvl w:ilvl="0" w:tentative="0">
      <w:start w:val="5"/>
      <w:numFmt w:val="decimal"/>
      <w:lvlText w:val="%1."/>
      <w:lvlJc w:val="left"/>
      <w:rPr>
        <w:rFonts w:hint="default"/>
        <w:color w:val="auto"/>
      </w:rPr>
    </w:lvl>
  </w:abstractNum>
  <w:abstractNum w:abstractNumId="17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rFonts w:hint="default"/>
        <w:color w:val="auto"/>
      </w:rPr>
    </w:lvl>
  </w:abstractNum>
  <w:abstractNum w:abstractNumId="18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rFonts w:hint="default"/>
        <w:color w:val="auto"/>
      </w:rPr>
    </w:lvl>
  </w:abstractNum>
  <w:abstractNum w:abstractNumId="19">
    <w:nsid w:val="E093A4B0"/>
    <w:multiLevelType w:val="singleLevel"/>
    <w:tmpl w:val="E093A4B0"/>
    <w:lvl w:ilvl="0" w:tentative="0">
      <w:start w:val="0"/>
      <w:numFmt w:val="bullet"/>
      <w:lvlText w:val="￮"/>
      <w:lvlJc w:val="left"/>
      <w:rPr>
        <w:rFonts w:hint="default"/>
        <w:color w:val="auto"/>
      </w:rPr>
    </w:lvl>
  </w:abstractNum>
  <w:abstractNum w:abstractNumId="20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rFonts w:hint="default"/>
        <w:color w:val="auto"/>
      </w:rPr>
    </w:lvl>
  </w:abstractNum>
  <w:abstractNum w:abstractNumId="21">
    <w:nsid w:val="F7735DC9"/>
    <w:multiLevelType w:val="singleLevel"/>
    <w:tmpl w:val="F7735DC9"/>
    <w:lvl w:ilvl="0" w:tentative="0">
      <w:start w:val="0"/>
      <w:numFmt w:val="bullet"/>
      <w:lvlText w:val="•"/>
      <w:lvlJc w:val="left"/>
      <w:rPr>
        <w:rFonts w:hint="default"/>
        <w:color w:val="auto"/>
      </w:rPr>
    </w:lvl>
  </w:abstractNum>
  <w:abstractNum w:abstractNumId="22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rFonts w:hint="default"/>
        <w:color w:val="auto"/>
      </w:rPr>
    </w:lvl>
  </w:abstractNum>
  <w:abstractNum w:abstractNumId="23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rFonts w:hint="default"/>
        <w:color w:val="auto"/>
      </w:rPr>
    </w:lvl>
  </w:abstractNum>
  <w:abstractNum w:abstractNumId="24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rFonts w:hint="default"/>
        <w:color w:val="auto"/>
      </w:rPr>
    </w:lvl>
  </w:abstractNum>
  <w:abstractNum w:abstractNumId="25">
    <w:nsid w:val="0709FD3E"/>
    <w:multiLevelType w:val="singleLevel"/>
    <w:tmpl w:val="0709FD3E"/>
    <w:lvl w:ilvl="0" w:tentative="0">
      <w:start w:val="3"/>
      <w:numFmt w:val="decimal"/>
      <w:lvlText w:val="%1."/>
      <w:lvlJc w:val="left"/>
      <w:rPr>
        <w:rFonts w:hint="default"/>
        <w:color w:val="auto"/>
      </w:rPr>
    </w:lvl>
  </w:abstractNum>
  <w:abstractNum w:abstractNumId="26">
    <w:nsid w:val="0CEF100B"/>
    <w:multiLevelType w:val="singleLevel"/>
    <w:tmpl w:val="0CEF100B"/>
    <w:lvl w:ilvl="0" w:tentative="0">
      <w:start w:val="4"/>
      <w:numFmt w:val="decimal"/>
      <w:lvlText w:val="%1."/>
      <w:lvlJc w:val="left"/>
      <w:rPr>
        <w:rFonts w:hint="default"/>
        <w:color w:val="auto"/>
      </w:rPr>
    </w:lvl>
  </w:abstractNum>
  <w:abstractNum w:abstractNumId="27">
    <w:nsid w:val="0E640482"/>
    <w:multiLevelType w:val="singleLevel"/>
    <w:tmpl w:val="0E640482"/>
    <w:lvl w:ilvl="0" w:tentative="0">
      <w:start w:val="4"/>
      <w:numFmt w:val="decimal"/>
      <w:lvlText w:val="%1."/>
      <w:lvlJc w:val="left"/>
      <w:rPr>
        <w:rFonts w:hint="default"/>
        <w:color w:val="auto"/>
      </w:rPr>
    </w:lvl>
  </w:abstractNum>
  <w:abstractNum w:abstractNumId="28">
    <w:nsid w:val="1ACDE60F"/>
    <w:multiLevelType w:val="singleLevel"/>
    <w:tmpl w:val="1ACDE60F"/>
    <w:lvl w:ilvl="0" w:tentative="0">
      <w:start w:val="0"/>
      <w:numFmt w:val="bullet"/>
      <w:lvlText w:val="•"/>
      <w:lvlJc w:val="left"/>
      <w:rPr>
        <w:rFonts w:hint="default"/>
        <w:color w:val="auto"/>
      </w:rPr>
    </w:lvl>
  </w:abstractNum>
  <w:abstractNum w:abstractNumId="29">
    <w:nsid w:val="243FCF68"/>
    <w:multiLevelType w:val="singleLevel"/>
    <w:tmpl w:val="243FCF68"/>
    <w:lvl w:ilvl="0" w:tentative="0">
      <w:start w:val="0"/>
      <w:numFmt w:val="bullet"/>
      <w:lvlText w:val="￮"/>
      <w:lvlJc w:val="left"/>
      <w:rPr>
        <w:rFonts w:hint="default"/>
        <w:color w:val="auto"/>
      </w:rPr>
    </w:lvl>
  </w:abstractNum>
  <w:abstractNum w:abstractNumId="30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rFonts w:hint="default"/>
        <w:color w:val="auto"/>
      </w:rPr>
    </w:lvl>
  </w:abstractNum>
  <w:abstractNum w:abstractNumId="31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rFonts w:hint="default"/>
        <w:color w:val="auto"/>
      </w:rPr>
    </w:lvl>
  </w:abstractNum>
  <w:abstractNum w:abstractNumId="32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rFonts w:hint="default"/>
        <w:color w:val="auto"/>
      </w:rPr>
    </w:lvl>
  </w:abstractNum>
  <w:abstractNum w:abstractNumId="33">
    <w:nsid w:val="30FC5B15"/>
    <w:multiLevelType w:val="singleLevel"/>
    <w:tmpl w:val="30FC5B15"/>
    <w:lvl w:ilvl="0" w:tentative="0">
      <w:start w:val="0"/>
      <w:numFmt w:val="bullet"/>
      <w:lvlText w:val="￮"/>
      <w:lvlJc w:val="left"/>
      <w:rPr>
        <w:rFonts w:hint="default"/>
        <w:color w:val="auto"/>
      </w:rPr>
    </w:lvl>
  </w:abstractNum>
  <w:abstractNum w:abstractNumId="34">
    <w:nsid w:val="322D85CA"/>
    <w:multiLevelType w:val="singleLevel"/>
    <w:tmpl w:val="322D85CA"/>
    <w:lvl w:ilvl="0" w:tentative="0">
      <w:start w:val="1"/>
      <w:numFmt w:val="decimal"/>
      <w:lvlText w:val="%1."/>
      <w:lvlJc w:val="left"/>
      <w:rPr>
        <w:rFonts w:hint="default"/>
        <w:color w:val="auto"/>
      </w:rPr>
    </w:lvl>
  </w:abstractNum>
  <w:abstractNum w:abstractNumId="35">
    <w:nsid w:val="39A0D9AC"/>
    <w:multiLevelType w:val="singleLevel"/>
    <w:tmpl w:val="39A0D9AC"/>
    <w:lvl w:ilvl="0" w:tentative="0">
      <w:start w:val="0"/>
      <w:numFmt w:val="bullet"/>
      <w:lvlText w:val="•"/>
      <w:lvlJc w:val="left"/>
      <w:rPr>
        <w:rFonts w:hint="default"/>
        <w:color w:val="auto"/>
      </w:rPr>
    </w:lvl>
  </w:abstractNum>
  <w:abstractNum w:abstractNumId="36">
    <w:nsid w:val="46A08BB8"/>
    <w:multiLevelType w:val="singleLevel"/>
    <w:tmpl w:val="46A08BB8"/>
    <w:lvl w:ilvl="0" w:tentative="0">
      <w:start w:val="5"/>
      <w:numFmt w:val="decimal"/>
      <w:lvlText w:val="%1."/>
      <w:lvlJc w:val="left"/>
      <w:rPr>
        <w:rFonts w:hint="default"/>
        <w:color w:val="auto"/>
      </w:rPr>
    </w:lvl>
  </w:abstractNum>
  <w:abstractNum w:abstractNumId="37">
    <w:nsid w:val="4C1BAE26"/>
    <w:multiLevelType w:val="singleLevel"/>
    <w:tmpl w:val="4C1BAE26"/>
    <w:lvl w:ilvl="0" w:tentative="0">
      <w:start w:val="2"/>
      <w:numFmt w:val="decimal"/>
      <w:lvlText w:val="%1."/>
      <w:lvlJc w:val="left"/>
      <w:rPr>
        <w:rFonts w:hint="default"/>
        <w:color w:val="auto"/>
      </w:rPr>
    </w:lvl>
  </w:abstractNum>
  <w:abstractNum w:abstractNumId="38">
    <w:nsid w:val="4C3D7A74"/>
    <w:multiLevelType w:val="singleLevel"/>
    <w:tmpl w:val="4C3D7A74"/>
    <w:lvl w:ilvl="0" w:tentative="0">
      <w:start w:val="0"/>
      <w:numFmt w:val="bullet"/>
      <w:lvlText w:val="•"/>
      <w:lvlJc w:val="left"/>
      <w:rPr>
        <w:rFonts w:hint="default"/>
        <w:color w:val="auto"/>
      </w:rPr>
    </w:lvl>
  </w:abstractNum>
  <w:abstractNum w:abstractNumId="39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rFonts w:hint="default"/>
        <w:color w:val="auto"/>
      </w:rPr>
    </w:lvl>
  </w:abstractNum>
  <w:abstractNum w:abstractNumId="40">
    <w:nsid w:val="4D94DA66"/>
    <w:multiLevelType w:val="singleLevel"/>
    <w:tmpl w:val="4D94DA66"/>
    <w:lvl w:ilvl="0" w:tentative="0">
      <w:start w:val="0"/>
      <w:numFmt w:val="bullet"/>
      <w:lvlText w:val="￮"/>
      <w:lvlJc w:val="left"/>
      <w:rPr>
        <w:rFonts w:hint="default"/>
        <w:color w:val="auto"/>
      </w:rPr>
    </w:lvl>
  </w:abstractNum>
  <w:abstractNum w:abstractNumId="41">
    <w:nsid w:val="58765686"/>
    <w:multiLevelType w:val="singleLevel"/>
    <w:tmpl w:val="58765686"/>
    <w:lvl w:ilvl="0" w:tentative="0">
      <w:start w:val="0"/>
      <w:numFmt w:val="bullet"/>
      <w:lvlText w:val="•"/>
      <w:lvlJc w:val="left"/>
      <w:rPr>
        <w:rFonts w:hint="default"/>
        <w:color w:val="auto"/>
      </w:rPr>
    </w:lvl>
  </w:abstractNum>
  <w:abstractNum w:abstractNumId="42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rFonts w:hint="default"/>
        <w:color w:val="auto"/>
      </w:rPr>
    </w:lvl>
  </w:abstractNum>
  <w:abstractNum w:abstractNumId="43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rFonts w:hint="default"/>
        <w:color w:val="auto"/>
      </w:rPr>
    </w:lvl>
  </w:abstractNum>
  <w:abstractNum w:abstractNumId="44">
    <w:nsid w:val="5E29AB5A"/>
    <w:multiLevelType w:val="singleLevel"/>
    <w:tmpl w:val="5E29AB5A"/>
    <w:lvl w:ilvl="0" w:tentative="0">
      <w:start w:val="0"/>
      <w:numFmt w:val="bullet"/>
      <w:lvlText w:val="￮"/>
      <w:lvlJc w:val="left"/>
      <w:rPr>
        <w:rFonts w:hint="default"/>
        <w:color w:val="auto"/>
      </w:rPr>
    </w:lvl>
  </w:abstractNum>
  <w:abstractNum w:abstractNumId="45">
    <w:nsid w:val="5FFFB1A7"/>
    <w:multiLevelType w:val="singleLevel"/>
    <w:tmpl w:val="5FFFB1A7"/>
    <w:lvl w:ilvl="0" w:tentative="0">
      <w:start w:val="0"/>
      <w:numFmt w:val="bullet"/>
      <w:lvlText w:val="•"/>
      <w:lvlJc w:val="left"/>
      <w:rPr>
        <w:rFonts w:hint="default"/>
        <w:color w:val="auto"/>
      </w:rPr>
    </w:lvl>
  </w:abstractNum>
  <w:abstractNum w:abstractNumId="46">
    <w:nsid w:val="60382F6E"/>
    <w:multiLevelType w:val="singleLevel"/>
    <w:tmpl w:val="60382F6E"/>
    <w:lvl w:ilvl="0" w:tentative="0">
      <w:start w:val="3"/>
      <w:numFmt w:val="decimal"/>
      <w:lvlText w:val="%1."/>
      <w:lvlJc w:val="left"/>
      <w:rPr>
        <w:rFonts w:hint="default"/>
        <w:color w:val="auto"/>
      </w:rPr>
    </w:lvl>
  </w:abstractNum>
  <w:abstractNum w:abstractNumId="47">
    <w:nsid w:val="629F7852"/>
    <w:multiLevelType w:val="singleLevel"/>
    <w:tmpl w:val="629F7852"/>
    <w:lvl w:ilvl="0" w:tentative="0">
      <w:start w:val="0"/>
      <w:numFmt w:val="bullet"/>
      <w:lvlText w:val="•"/>
      <w:lvlJc w:val="left"/>
      <w:rPr>
        <w:rFonts w:hint="default"/>
        <w:color w:val="auto"/>
      </w:rPr>
    </w:lvl>
  </w:abstractNum>
  <w:abstractNum w:abstractNumId="48">
    <w:nsid w:val="65CD0074"/>
    <w:multiLevelType w:val="singleLevel"/>
    <w:tmpl w:val="65CD0074"/>
    <w:lvl w:ilvl="0" w:tentative="0">
      <w:start w:val="2"/>
      <w:numFmt w:val="decimal"/>
      <w:lvlText w:val="%1."/>
      <w:lvlJc w:val="left"/>
      <w:rPr>
        <w:rFonts w:hint="default"/>
        <w:color w:val="auto"/>
      </w:rPr>
    </w:lvl>
  </w:abstractNum>
  <w:abstractNum w:abstractNumId="49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rFonts w:hint="default"/>
        <w:color w:val="auto"/>
      </w:rPr>
    </w:lvl>
  </w:abstractNum>
  <w:abstractNum w:abstractNumId="50">
    <w:nsid w:val="74C28B35"/>
    <w:multiLevelType w:val="singleLevel"/>
    <w:tmpl w:val="74C28B35"/>
    <w:lvl w:ilvl="0" w:tentative="0">
      <w:start w:val="0"/>
      <w:numFmt w:val="bullet"/>
      <w:lvlText w:val="•"/>
      <w:lvlJc w:val="left"/>
      <w:rPr>
        <w:rFonts w:hint="default"/>
        <w:color w:val="auto"/>
      </w:rPr>
    </w:lvl>
  </w:abstractNum>
  <w:abstractNum w:abstractNumId="51">
    <w:nsid w:val="77ECEA79"/>
    <w:multiLevelType w:val="singleLevel"/>
    <w:tmpl w:val="77ECEA79"/>
    <w:lvl w:ilvl="0" w:tentative="0">
      <w:start w:val="6"/>
      <w:numFmt w:val="decimal"/>
      <w:lvlText w:val="%1."/>
      <w:lvlJc w:val="left"/>
      <w:rPr>
        <w:rFonts w:hint="default"/>
        <w:color w:val="auto"/>
      </w:rPr>
    </w:lvl>
  </w:abstractNum>
  <w:abstractNum w:abstractNumId="52">
    <w:nsid w:val="79AA4FA4"/>
    <w:multiLevelType w:val="singleLevel"/>
    <w:tmpl w:val="79AA4FA4"/>
    <w:lvl w:ilvl="0" w:tentative="0">
      <w:start w:val="0"/>
      <w:numFmt w:val="bullet"/>
      <w:lvlText w:val="￮"/>
      <w:lvlJc w:val="left"/>
      <w:rPr>
        <w:rFonts w:hint="default"/>
        <w:color w:val="auto"/>
      </w:rPr>
    </w:lvl>
  </w:abstractNum>
  <w:abstractNum w:abstractNumId="53">
    <w:nsid w:val="7C246926"/>
    <w:multiLevelType w:val="singleLevel"/>
    <w:tmpl w:val="7C246926"/>
    <w:lvl w:ilvl="0" w:tentative="0">
      <w:start w:val="0"/>
      <w:numFmt w:val="bullet"/>
      <w:lvlText w:val="￮"/>
      <w:lvlJc w:val="left"/>
      <w:rPr>
        <w:rFonts w:hint="default"/>
        <w:color w:val="auto"/>
      </w:rPr>
    </w:lvl>
  </w:abstractNum>
  <w:abstractNum w:abstractNumId="54">
    <w:nsid w:val="7DEC2089"/>
    <w:multiLevelType w:val="singleLevel"/>
    <w:tmpl w:val="7DEC2089"/>
    <w:lvl w:ilvl="0" w:tentative="0">
      <w:start w:val="0"/>
      <w:numFmt w:val="bullet"/>
      <w:lvlText w:val="•"/>
      <w:lvlJc w:val="left"/>
      <w:rPr>
        <w:rFonts w:hint="default"/>
        <w:color w:val="auto"/>
      </w:rPr>
    </w:lvl>
  </w:abstractNum>
  <w:num w:numId="1">
    <w:abstractNumId w:val="22"/>
  </w:num>
  <w:num w:numId="2">
    <w:abstractNumId w:val="15"/>
  </w:num>
  <w:num w:numId="3">
    <w:abstractNumId w:val="42"/>
  </w:num>
  <w:num w:numId="4">
    <w:abstractNumId w:val="13"/>
  </w:num>
  <w:num w:numId="5">
    <w:abstractNumId w:val="9"/>
  </w:num>
  <w:num w:numId="6">
    <w:abstractNumId w:val="24"/>
  </w:num>
  <w:num w:numId="7">
    <w:abstractNumId w:val="31"/>
  </w:num>
  <w:num w:numId="8">
    <w:abstractNumId w:val="49"/>
  </w:num>
  <w:num w:numId="9">
    <w:abstractNumId w:val="23"/>
  </w:num>
  <w:num w:numId="10">
    <w:abstractNumId w:val="5"/>
  </w:num>
  <w:num w:numId="11">
    <w:abstractNumId w:val="32"/>
  </w:num>
  <w:num w:numId="12">
    <w:abstractNumId w:val="43"/>
  </w:num>
  <w:num w:numId="13">
    <w:abstractNumId w:val="14"/>
  </w:num>
  <w:num w:numId="14">
    <w:abstractNumId w:val="39"/>
  </w:num>
  <w:num w:numId="15">
    <w:abstractNumId w:val="20"/>
  </w:num>
  <w:num w:numId="16">
    <w:abstractNumId w:val="30"/>
  </w:num>
  <w:num w:numId="17">
    <w:abstractNumId w:val="18"/>
  </w:num>
  <w:num w:numId="18">
    <w:abstractNumId w:val="17"/>
  </w:num>
  <w:num w:numId="19">
    <w:abstractNumId w:val="7"/>
  </w:num>
  <w:num w:numId="20">
    <w:abstractNumId w:val="37"/>
  </w:num>
  <w:num w:numId="21">
    <w:abstractNumId w:val="46"/>
  </w:num>
  <w:num w:numId="22">
    <w:abstractNumId w:val="27"/>
  </w:num>
  <w:num w:numId="23">
    <w:abstractNumId w:val="36"/>
  </w:num>
  <w:num w:numId="24">
    <w:abstractNumId w:val="8"/>
  </w:num>
  <w:num w:numId="25">
    <w:abstractNumId w:val="53"/>
  </w:num>
  <w:num w:numId="26">
    <w:abstractNumId w:val="51"/>
  </w:num>
  <w:num w:numId="27">
    <w:abstractNumId w:val="12"/>
  </w:num>
  <w:num w:numId="28">
    <w:abstractNumId w:val="47"/>
  </w:num>
  <w:num w:numId="29">
    <w:abstractNumId w:val="6"/>
  </w:num>
  <w:num w:numId="30">
    <w:abstractNumId w:val="35"/>
  </w:num>
  <w:num w:numId="31">
    <w:abstractNumId w:val="2"/>
  </w:num>
  <w:num w:numId="32">
    <w:abstractNumId w:val="41"/>
  </w:num>
  <w:num w:numId="33">
    <w:abstractNumId w:val="54"/>
  </w:num>
  <w:num w:numId="34">
    <w:abstractNumId w:val="0"/>
  </w:num>
  <w:num w:numId="35">
    <w:abstractNumId w:val="29"/>
  </w:num>
  <w:num w:numId="36">
    <w:abstractNumId w:val="40"/>
  </w:num>
  <w:num w:numId="37">
    <w:abstractNumId w:val="21"/>
  </w:num>
  <w:num w:numId="38">
    <w:abstractNumId w:val="19"/>
  </w:num>
  <w:num w:numId="39">
    <w:abstractNumId w:val="33"/>
  </w:num>
  <w:num w:numId="40">
    <w:abstractNumId w:val="52"/>
  </w:num>
  <w:num w:numId="41">
    <w:abstractNumId w:val="11"/>
  </w:num>
  <w:num w:numId="42">
    <w:abstractNumId w:val="4"/>
  </w:num>
  <w:num w:numId="43">
    <w:abstractNumId w:val="10"/>
  </w:num>
  <w:num w:numId="44">
    <w:abstractNumId w:val="44"/>
  </w:num>
  <w:num w:numId="45">
    <w:abstractNumId w:val="1"/>
  </w:num>
  <w:num w:numId="46">
    <w:abstractNumId w:val="28"/>
  </w:num>
  <w:num w:numId="47">
    <w:abstractNumId w:val="3"/>
  </w:num>
  <w:num w:numId="48">
    <w:abstractNumId w:val="45"/>
  </w:num>
  <w:num w:numId="49">
    <w:abstractNumId w:val="50"/>
  </w:num>
  <w:num w:numId="50">
    <w:abstractNumId w:val="38"/>
  </w:num>
  <w:num w:numId="51">
    <w:abstractNumId w:val="34"/>
  </w:num>
  <w:num w:numId="52">
    <w:abstractNumId w:val="48"/>
  </w:num>
  <w:num w:numId="53">
    <w:abstractNumId w:val="25"/>
  </w:num>
  <w:num w:numId="54">
    <w:abstractNumId w:val="26"/>
  </w:num>
  <w:num w:numId="55">
    <w:abstractNumId w:val="16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MC SYSTEM">
    <w15:presenceInfo w15:providerId="None" w15:userId="MC SYSTEM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1476CE"/>
    <w:rsid w:val="1B2D2802"/>
    <w:rsid w:val="22FE6C1C"/>
    <w:rsid w:val="27E64D5A"/>
    <w:rsid w:val="2D774332"/>
    <w:rsid w:val="37886F58"/>
    <w:rsid w:val="40C94DC1"/>
    <w:rsid w:val="65671EB7"/>
    <w:rsid w:val="6AC65D4A"/>
    <w:rsid w:val="75D45C98"/>
    <w:rsid w:val="7E9E2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microsoft.com/office/2011/relationships/people" Target="people.xml"/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3496</Words>
  <Characters>4935</Characters>
  <Lines>0</Lines>
  <Paragraphs>0</Paragraphs>
  <TotalTime>4</TotalTime>
  <ScaleCrop>false</ScaleCrop>
  <LinksUpToDate>false</LinksUpToDate>
  <CharactersWithSpaces>5244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2026-03-27T07:44:00Z</dcterms:created>
  <dc:creator>Gevle</dc:creator>
  <cp:lastModifiedBy>WPS_1693152968</cp:lastModifiedBy>
  <dcterms:modified xsi:type="dcterms:W3CDTF">2026-04-03T13:29:29Z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eyJoZGlkIjoiNGJkYzcxMjU5MmJiNjE4YzNhMDE1ODVlOTI0YmFmZTkiLCJ1c2VySWQiOiIxNTI0NTg4MDIyIn0=</vt:lpwstr>
  </property>
  <property fmtid="{D5CDD505-2E9C-101B-9397-08002B2CF9AE}" pid="4" name="ICV">
    <vt:lpwstr>C42CC04B961B4A6C9795BE813F3A7C98_12</vt:lpwstr>
  </property>
</Properties>
</file>